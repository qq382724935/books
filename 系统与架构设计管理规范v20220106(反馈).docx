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Pr>
      <w:r>
        <w:rPr>
          <w:lang w:val="zh-CN"/>
        </w:rPr>
        <w:t>目录</w:t>
      </w:r>
    </w:p>
    <w:p>
      <w:pPr>
        <w:pStyle w:val="21"/>
        <w:tabs>
          <w:tab w:val="left" w:pos="420"/>
          <w:tab w:val="right" w:leader="dot" w:pos="9441"/>
        </w:tabs>
        <w:rPr>
          <w:rFonts w:asciiTheme="minorHAnsi" w:hAnsiTheme="minorHAnsi" w:eastAsiaTheme="minorEastAsia" w:cstheme="minorBidi"/>
          <w:b w:val="0"/>
          <w:bCs w:val="0"/>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"_Toc92372369" </w:instrText>
      </w:r>
      <w:r>
        <w:fldChar w:fldCharType="separate"/>
      </w:r>
      <w:r>
        <w:rPr>
          <w:rStyle w:val="28"/>
        </w:rPr>
        <w:t>1.</w:t>
      </w:r>
      <w:r>
        <w:rPr>
          <w:rFonts w:asciiTheme="minorHAnsi" w:hAnsiTheme="minorHAnsi" w:eastAsiaTheme="minorEastAsia" w:cstheme="minorBidi"/>
          <w:b w:val="0"/>
          <w:bCs w:val="0"/>
          <w:sz w:val="21"/>
          <w:szCs w:val="24"/>
        </w:rPr>
        <w:tab/>
      </w:r>
      <w:r>
        <w:rPr>
          <w:rStyle w:val="28"/>
        </w:rPr>
        <w:t>目的</w:t>
      </w:r>
      <w:r>
        <w:tab/>
      </w:r>
      <w:r>
        <w:fldChar w:fldCharType="begin"/>
      </w:r>
      <w:r>
        <w:instrText xml:space="preserve"> PAGEREF _Toc92372369 \h </w:instrText>
      </w:r>
      <w:r>
        <w:fldChar w:fldCharType="separate"/>
      </w:r>
      <w:r>
        <w:t>2</w:t>
      </w:r>
      <w:r>
        <w:fldChar w:fldCharType="end"/>
      </w:r>
      <w:r>
        <w:fldChar w:fldCharType="end"/>
      </w:r>
    </w:p>
    <w:p>
      <w:pPr>
        <w:pStyle w:val="21"/>
        <w:tabs>
          <w:tab w:val="left" w:pos="42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"_Toc92372370" </w:instrText>
      </w:r>
      <w:r>
        <w:fldChar w:fldCharType="separate"/>
      </w:r>
      <w:r>
        <w:rPr>
          <w:rStyle w:val="28"/>
        </w:rPr>
        <w:t>2.</w:t>
      </w:r>
      <w:r>
        <w:rPr>
          <w:rFonts w:asciiTheme="minorHAnsi" w:hAnsiTheme="minorHAnsi" w:eastAsiaTheme="minorEastAsia" w:cstheme="minorBidi"/>
          <w:b w:val="0"/>
          <w:bCs w:val="0"/>
          <w:sz w:val="21"/>
          <w:szCs w:val="24"/>
        </w:rPr>
        <w:tab/>
      </w:r>
      <w:r>
        <w:rPr>
          <w:rStyle w:val="28"/>
        </w:rPr>
        <w:t>总则</w:t>
      </w:r>
      <w:r>
        <w:tab/>
      </w:r>
      <w:r>
        <w:fldChar w:fldCharType="begin"/>
      </w:r>
      <w:r>
        <w:instrText xml:space="preserve"> PAGEREF _Toc92372370 \h </w:instrText>
      </w:r>
      <w:r>
        <w:fldChar w:fldCharType="separate"/>
      </w:r>
      <w:r>
        <w:t>2</w:t>
      </w:r>
      <w:r>
        <w:fldChar w:fldCharType="end"/>
      </w:r>
      <w:r>
        <w:fldChar w:fldCharType="end"/>
      </w:r>
    </w:p>
    <w:p>
      <w:pPr>
        <w:pStyle w:val="21"/>
        <w:tabs>
          <w:tab w:val="left" w:pos="42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"_Toc92372371" </w:instrText>
      </w:r>
      <w:r>
        <w:fldChar w:fldCharType="separate"/>
      </w:r>
      <w:r>
        <w:rPr>
          <w:rStyle w:val="28"/>
        </w:rPr>
        <w:t>3.</w:t>
      </w:r>
      <w:r>
        <w:rPr>
          <w:rFonts w:asciiTheme="minorHAnsi" w:hAnsiTheme="minorHAnsi" w:eastAsiaTheme="minorEastAsia" w:cstheme="minorBidi"/>
          <w:b w:val="0"/>
          <w:bCs w:val="0"/>
          <w:sz w:val="21"/>
          <w:szCs w:val="24"/>
        </w:rPr>
        <w:tab/>
      </w:r>
      <w:r>
        <w:rPr>
          <w:rStyle w:val="28"/>
        </w:rPr>
        <w:t>适用范围</w:t>
      </w:r>
      <w:r>
        <w:tab/>
      </w:r>
      <w:r>
        <w:fldChar w:fldCharType="begin"/>
      </w:r>
      <w:r>
        <w:instrText xml:space="preserve"> PAGEREF _Toc92372371 \h </w:instrText>
      </w:r>
      <w:r>
        <w:fldChar w:fldCharType="separate"/>
      </w:r>
      <w:r>
        <w:t>3</w:t>
      </w:r>
      <w:r>
        <w:fldChar w:fldCharType="end"/>
      </w:r>
      <w:r>
        <w:fldChar w:fldCharType="end"/>
      </w:r>
    </w:p>
    <w:p>
      <w:pPr>
        <w:pStyle w:val="21"/>
        <w:tabs>
          <w:tab w:val="left" w:pos="42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"_Toc92372372" </w:instrText>
      </w:r>
      <w:r>
        <w:fldChar w:fldCharType="separate"/>
      </w:r>
      <w:r>
        <w:rPr>
          <w:rStyle w:val="28"/>
        </w:rPr>
        <w:t>4.</w:t>
      </w:r>
      <w:r>
        <w:rPr>
          <w:rFonts w:asciiTheme="minorHAnsi" w:hAnsiTheme="minorHAnsi" w:eastAsiaTheme="minorEastAsia" w:cstheme="minorBidi"/>
          <w:b w:val="0"/>
          <w:bCs w:val="0"/>
          <w:sz w:val="21"/>
          <w:szCs w:val="24"/>
        </w:rPr>
        <w:tab/>
      </w:r>
      <w:r>
        <w:rPr>
          <w:rStyle w:val="28"/>
        </w:rPr>
        <w:t>生效日期</w:t>
      </w:r>
      <w:r>
        <w:tab/>
      </w:r>
      <w:r>
        <w:fldChar w:fldCharType="begin"/>
      </w:r>
      <w:r>
        <w:instrText xml:space="preserve"> PAGEREF _Toc92372372 \h </w:instrText>
      </w:r>
      <w:r>
        <w:fldChar w:fldCharType="separate"/>
      </w:r>
      <w:r>
        <w:t>3</w:t>
      </w:r>
      <w:r>
        <w:fldChar w:fldCharType="end"/>
      </w:r>
      <w:r>
        <w:fldChar w:fldCharType="end"/>
      </w:r>
    </w:p>
    <w:p>
      <w:pPr>
        <w:pStyle w:val="21"/>
        <w:tabs>
          <w:tab w:val="left" w:pos="42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"_Toc92372373" </w:instrText>
      </w:r>
      <w:r>
        <w:fldChar w:fldCharType="separate"/>
      </w:r>
      <w:r>
        <w:rPr>
          <w:rStyle w:val="28"/>
        </w:rPr>
        <w:t>5.</w:t>
      </w:r>
      <w:r>
        <w:rPr>
          <w:rFonts w:asciiTheme="minorHAnsi" w:hAnsiTheme="minorHAnsi" w:eastAsiaTheme="minorEastAsia" w:cstheme="minorBidi"/>
          <w:b w:val="0"/>
          <w:bCs w:val="0"/>
          <w:sz w:val="21"/>
          <w:szCs w:val="24"/>
        </w:rPr>
        <w:tab/>
      </w:r>
      <w:r>
        <w:rPr>
          <w:rStyle w:val="28"/>
        </w:rPr>
        <w:t>定义</w:t>
      </w:r>
      <w:r>
        <w:tab/>
      </w:r>
      <w:r>
        <w:fldChar w:fldCharType="begin"/>
      </w:r>
      <w:r>
        <w:instrText xml:space="preserve"> PAGEREF _Toc92372373 \h </w:instrText>
      </w:r>
      <w:r>
        <w:fldChar w:fldCharType="separate"/>
      </w:r>
      <w:r>
        <w:t>3</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"_Toc92372374" </w:instrText>
      </w:r>
      <w:r>
        <w:fldChar w:fldCharType="separate"/>
      </w:r>
      <w:r>
        <w:rPr>
          <w:rStyle w:val="28"/>
        </w:rPr>
        <w:t>5.1.</w:t>
      </w:r>
      <w:r>
        <w:rPr>
          <w:rFonts w:asciiTheme="minorHAnsi" w:hAnsiTheme="minorHAnsi" w:eastAsiaTheme="minorEastAsia" w:cstheme="minorBidi"/>
          <w:i w:val="0"/>
          <w:iCs w:val="0"/>
          <w:sz w:val="21"/>
          <w:szCs w:val="24"/>
        </w:rPr>
        <w:tab/>
      </w:r>
      <w:r>
        <w:rPr>
          <w:rStyle w:val="28"/>
        </w:rPr>
        <w:t>项目追踪表</w:t>
      </w:r>
      <w:r>
        <w:tab/>
      </w:r>
      <w:r>
        <w:fldChar w:fldCharType="begin"/>
      </w:r>
      <w:r>
        <w:instrText xml:space="preserve"> PAGEREF _Toc92372374 \h </w:instrText>
      </w:r>
      <w:r>
        <w:fldChar w:fldCharType="separate"/>
      </w:r>
      <w:r>
        <w:t>3</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"_Toc92372375" </w:instrText>
      </w:r>
      <w:r>
        <w:fldChar w:fldCharType="separate"/>
      </w:r>
      <w:r>
        <w:rPr>
          <w:rStyle w:val="28"/>
        </w:rPr>
        <w:t>5.2.</w:t>
      </w:r>
      <w:r>
        <w:rPr>
          <w:rFonts w:asciiTheme="minorHAnsi" w:hAnsiTheme="minorHAnsi" w:eastAsiaTheme="minorEastAsia" w:cstheme="minorBidi"/>
          <w:i w:val="0"/>
          <w:iCs w:val="0"/>
          <w:sz w:val="21"/>
          <w:szCs w:val="24"/>
        </w:rPr>
        <w:tab/>
      </w:r>
      <w:r>
        <w:rPr>
          <w:rStyle w:val="28"/>
        </w:rPr>
        <w:t>需求分析报告</w:t>
      </w:r>
      <w:r>
        <w:tab/>
      </w:r>
      <w:r>
        <w:fldChar w:fldCharType="begin"/>
      </w:r>
      <w:r>
        <w:instrText xml:space="preserve"> PAGEREF _Toc92372375 \h </w:instrText>
      </w:r>
      <w:r>
        <w:fldChar w:fldCharType="separate"/>
      </w:r>
      <w:r>
        <w:t>3</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"_Toc92372376" </w:instrText>
      </w:r>
      <w:r>
        <w:fldChar w:fldCharType="separate"/>
      </w:r>
      <w:r>
        <w:rPr>
          <w:rStyle w:val="28"/>
        </w:rPr>
        <w:t>5.3.</w:t>
      </w:r>
      <w:r>
        <w:rPr>
          <w:rFonts w:asciiTheme="minorHAnsi" w:hAnsiTheme="minorHAnsi" w:eastAsiaTheme="minorEastAsia" w:cstheme="minorBidi"/>
          <w:i w:val="0"/>
          <w:iCs w:val="0"/>
          <w:sz w:val="21"/>
          <w:szCs w:val="24"/>
        </w:rPr>
        <w:tab/>
      </w:r>
      <w:r>
        <w:rPr>
          <w:rStyle w:val="28"/>
        </w:rPr>
        <w:t>开发方案</w:t>
      </w:r>
      <w:r>
        <w:tab/>
      </w:r>
      <w:r>
        <w:fldChar w:fldCharType="begin"/>
      </w:r>
      <w:r>
        <w:instrText xml:space="preserve"> PAGEREF _Toc92372376 \h </w:instrText>
      </w:r>
      <w:r>
        <w:fldChar w:fldCharType="separate"/>
      </w:r>
      <w:r>
        <w:t>3</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"_Toc92372377" </w:instrText>
      </w:r>
      <w:r>
        <w:fldChar w:fldCharType="separate"/>
      </w:r>
      <w:r>
        <w:rPr>
          <w:rStyle w:val="28"/>
        </w:rPr>
        <w:t>5.4.</w:t>
      </w:r>
      <w:r>
        <w:rPr>
          <w:rFonts w:asciiTheme="minorHAnsi" w:hAnsiTheme="minorHAnsi" w:eastAsiaTheme="minorEastAsia" w:cstheme="minorBidi"/>
          <w:i w:val="0"/>
          <w:iCs w:val="0"/>
          <w:sz w:val="21"/>
          <w:szCs w:val="24"/>
        </w:rPr>
        <w:tab/>
      </w:r>
      <w:r>
        <w:rPr>
          <w:rStyle w:val="28"/>
        </w:rPr>
        <w:t>工作说明书</w:t>
      </w:r>
      <w:r>
        <w:tab/>
      </w:r>
      <w:r>
        <w:fldChar w:fldCharType="begin"/>
      </w:r>
      <w:r>
        <w:instrText xml:space="preserve"> PAGEREF _Toc92372377 \h </w:instrText>
      </w:r>
      <w:r>
        <w:fldChar w:fldCharType="separate"/>
      </w:r>
      <w:r>
        <w:t>3</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"_Toc92372378" </w:instrText>
      </w:r>
      <w:r>
        <w:fldChar w:fldCharType="separate"/>
      </w:r>
      <w:r>
        <w:rPr>
          <w:rStyle w:val="28"/>
        </w:rPr>
        <w:t>5.5.</w:t>
      </w:r>
      <w:r>
        <w:rPr>
          <w:rFonts w:asciiTheme="minorHAnsi" w:hAnsiTheme="minorHAnsi" w:eastAsiaTheme="minorEastAsia" w:cstheme="minorBidi"/>
          <w:i w:val="0"/>
          <w:iCs w:val="0"/>
          <w:sz w:val="21"/>
          <w:szCs w:val="24"/>
        </w:rPr>
        <w:tab/>
      </w:r>
      <w:r>
        <w:rPr>
          <w:rStyle w:val="28"/>
        </w:rPr>
        <w:t>测试报告</w:t>
      </w:r>
      <w:r>
        <w:tab/>
      </w:r>
      <w:r>
        <w:fldChar w:fldCharType="begin"/>
      </w:r>
      <w:r>
        <w:instrText xml:space="preserve"> PAGEREF _Toc92372378 \h </w:instrText>
      </w:r>
      <w:r>
        <w:fldChar w:fldCharType="separate"/>
      </w:r>
      <w:r>
        <w:t>3</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"_Toc92372379" </w:instrText>
      </w:r>
      <w:r>
        <w:fldChar w:fldCharType="separate"/>
      </w:r>
      <w:r>
        <w:rPr>
          <w:rStyle w:val="28"/>
        </w:rPr>
        <w:t>5.6.</w:t>
      </w:r>
      <w:r>
        <w:rPr>
          <w:rFonts w:asciiTheme="minorHAnsi" w:hAnsiTheme="minorHAnsi" w:eastAsiaTheme="minorEastAsia" w:cstheme="minorBidi"/>
          <w:i w:val="0"/>
          <w:iCs w:val="0"/>
          <w:sz w:val="21"/>
          <w:szCs w:val="24"/>
        </w:rPr>
        <w:tab/>
      </w:r>
      <w:r>
        <w:rPr>
          <w:rStyle w:val="28"/>
        </w:rPr>
        <w:t>上线报告</w:t>
      </w:r>
      <w:r>
        <w:tab/>
      </w:r>
      <w:r>
        <w:fldChar w:fldCharType="begin"/>
      </w:r>
      <w:r>
        <w:instrText xml:space="preserve"> PAGEREF _Toc92372379 \h </w:instrText>
      </w:r>
      <w:r>
        <w:fldChar w:fldCharType="separate"/>
      </w:r>
      <w:r>
        <w:t>4</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"_Toc92372380" </w:instrText>
      </w:r>
      <w:r>
        <w:fldChar w:fldCharType="separate"/>
      </w:r>
      <w:r>
        <w:rPr>
          <w:rStyle w:val="28"/>
        </w:rPr>
        <w:t>5.7.</w:t>
      </w:r>
      <w:r>
        <w:rPr>
          <w:rFonts w:asciiTheme="minorHAnsi" w:hAnsiTheme="minorHAnsi" w:eastAsiaTheme="minorEastAsia" w:cstheme="minorBidi"/>
          <w:i w:val="0"/>
          <w:iCs w:val="0"/>
          <w:sz w:val="21"/>
          <w:szCs w:val="24"/>
        </w:rPr>
        <w:tab/>
      </w:r>
      <w:r>
        <w:rPr>
          <w:rStyle w:val="28"/>
        </w:rPr>
        <w:t>验收报告</w:t>
      </w:r>
      <w:r>
        <w:tab/>
      </w:r>
      <w:r>
        <w:fldChar w:fldCharType="begin"/>
      </w:r>
      <w:r>
        <w:instrText xml:space="preserve"> PAGEREF _Toc92372380 \h </w:instrText>
      </w:r>
      <w:r>
        <w:fldChar w:fldCharType="separate"/>
      </w:r>
      <w:r>
        <w:t>4</w:t>
      </w:r>
      <w:r>
        <w:fldChar w:fldCharType="end"/>
      </w:r>
      <w:r>
        <w:fldChar w:fldCharType="end"/>
      </w:r>
    </w:p>
    <w:p>
      <w:pPr>
        <w:pStyle w:val="21"/>
        <w:tabs>
          <w:tab w:val="left" w:pos="42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"_Toc92372381" </w:instrText>
      </w:r>
      <w:r>
        <w:fldChar w:fldCharType="separate"/>
      </w:r>
      <w:r>
        <w:rPr>
          <w:rStyle w:val="28"/>
        </w:rPr>
        <w:t>6.</w:t>
      </w:r>
      <w:r>
        <w:rPr>
          <w:rFonts w:asciiTheme="minorHAnsi" w:hAnsiTheme="minorHAnsi" w:eastAsiaTheme="minorEastAsia" w:cstheme="minorBidi"/>
          <w:b w:val="0"/>
          <w:bCs w:val="0"/>
          <w:sz w:val="21"/>
          <w:szCs w:val="24"/>
        </w:rPr>
        <w:tab/>
      </w:r>
      <w:r>
        <w:rPr>
          <w:rStyle w:val="28"/>
        </w:rPr>
        <w:t>项目管理</w:t>
      </w:r>
      <w:r>
        <w:tab/>
      </w:r>
      <w:r>
        <w:fldChar w:fldCharType="begin"/>
      </w:r>
      <w:r>
        <w:instrText xml:space="preserve"> PAGEREF _Toc92372381 \h </w:instrText>
      </w:r>
      <w:r>
        <w:fldChar w:fldCharType="separate"/>
      </w:r>
      <w:r>
        <w:t>4</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"_Toc92372382" </w:instrText>
      </w:r>
      <w:r>
        <w:fldChar w:fldCharType="separate"/>
      </w:r>
      <w:r>
        <w:rPr>
          <w:rStyle w:val="28"/>
        </w:rPr>
        <w:t>6.1.</w:t>
      </w:r>
      <w:r>
        <w:rPr>
          <w:rFonts w:asciiTheme="minorHAnsi" w:hAnsiTheme="minorHAnsi" w:eastAsiaTheme="minorEastAsia" w:cstheme="minorBidi"/>
          <w:i w:val="0"/>
          <w:iCs w:val="0"/>
          <w:sz w:val="21"/>
          <w:szCs w:val="24"/>
        </w:rPr>
        <w:tab/>
      </w:r>
      <w:r>
        <w:rPr>
          <w:rStyle w:val="28"/>
        </w:rPr>
        <w:t>项目生命周期</w:t>
      </w:r>
      <w:r>
        <w:tab/>
      </w:r>
      <w:r>
        <w:fldChar w:fldCharType="begin"/>
      </w:r>
      <w:r>
        <w:instrText xml:space="preserve"> PAGEREF _Toc92372382 \h </w:instrText>
      </w:r>
      <w:r>
        <w:fldChar w:fldCharType="separate"/>
      </w:r>
      <w:r>
        <w:t>4</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"_Toc92372383" </w:instrText>
      </w:r>
      <w:r>
        <w:fldChar w:fldCharType="separate"/>
      </w:r>
      <w:r>
        <w:rPr>
          <w:rStyle w:val="28"/>
        </w:rPr>
        <w:t>6.2.</w:t>
      </w:r>
      <w:r>
        <w:rPr>
          <w:rFonts w:asciiTheme="minorHAnsi" w:hAnsiTheme="minorHAnsi" w:eastAsiaTheme="minorEastAsia" w:cstheme="minorBidi"/>
          <w:i w:val="0"/>
          <w:iCs w:val="0"/>
          <w:sz w:val="21"/>
          <w:szCs w:val="24"/>
        </w:rPr>
        <w:tab/>
      </w:r>
      <w:r>
        <w:rPr>
          <w:rStyle w:val="28"/>
        </w:rPr>
        <w:t>项目生命周期实施要求</w:t>
      </w:r>
      <w:r>
        <w:tab/>
      </w:r>
      <w:r>
        <w:fldChar w:fldCharType="begin"/>
      </w:r>
      <w:r>
        <w:instrText xml:space="preserve"> PAGEREF _Toc92372383 \h </w:instrText>
      </w:r>
      <w:r>
        <w:fldChar w:fldCharType="separate"/>
      </w:r>
      <w:r>
        <w:t>4</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"_Toc92372384" </w:instrText>
      </w:r>
      <w:r>
        <w:fldChar w:fldCharType="separate"/>
      </w:r>
      <w:r>
        <w:rPr>
          <w:rStyle w:val="28"/>
        </w:rPr>
        <w:t>6.3.</w:t>
      </w:r>
      <w:r>
        <w:rPr>
          <w:rFonts w:asciiTheme="minorHAnsi" w:hAnsiTheme="minorHAnsi" w:eastAsiaTheme="minorEastAsia" w:cstheme="minorBidi"/>
          <w:i w:val="0"/>
          <w:iCs w:val="0"/>
          <w:sz w:val="21"/>
          <w:szCs w:val="24"/>
        </w:rPr>
        <w:tab/>
      </w:r>
      <w:r>
        <w:rPr>
          <w:rStyle w:val="28"/>
        </w:rPr>
        <w:t>项目生命周期实施流程</w:t>
      </w:r>
      <w:r>
        <w:tab/>
      </w:r>
      <w:r>
        <w:fldChar w:fldCharType="begin"/>
      </w:r>
      <w:r>
        <w:instrText xml:space="preserve"> PAGEREF _Toc92372384 \h </w:instrText>
      </w:r>
      <w:r>
        <w:fldChar w:fldCharType="separate"/>
      </w:r>
      <w:r>
        <w:t>5</w:t>
      </w:r>
      <w:r>
        <w:fldChar w:fldCharType="end"/>
      </w:r>
      <w:r>
        <w:fldChar w:fldCharType="end"/>
      </w:r>
    </w:p>
    <w:p>
      <w:pPr>
        <w:pStyle w:val="21"/>
        <w:tabs>
          <w:tab w:val="left" w:pos="42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"_Toc92372385" </w:instrText>
      </w:r>
      <w:r>
        <w:fldChar w:fldCharType="separate"/>
      </w:r>
      <w:r>
        <w:rPr>
          <w:rStyle w:val="28"/>
        </w:rPr>
        <w:t>7.</w:t>
      </w:r>
      <w:r>
        <w:rPr>
          <w:rFonts w:asciiTheme="minorHAnsi" w:hAnsiTheme="minorHAnsi" w:eastAsiaTheme="minorEastAsia" w:cstheme="minorBidi"/>
          <w:b w:val="0"/>
          <w:bCs w:val="0"/>
          <w:sz w:val="21"/>
          <w:szCs w:val="24"/>
        </w:rPr>
        <w:tab/>
      </w:r>
      <w:r>
        <w:rPr>
          <w:rStyle w:val="28"/>
        </w:rPr>
        <w:t>程序质量管理</w:t>
      </w:r>
      <w:r>
        <w:tab/>
      </w:r>
      <w:r>
        <w:fldChar w:fldCharType="begin"/>
      </w:r>
      <w:r>
        <w:instrText xml:space="preserve"> PAGEREF _Toc92372385 \h </w:instrText>
      </w:r>
      <w:r>
        <w:fldChar w:fldCharType="separate"/>
      </w:r>
      <w:r>
        <w:t>7</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"_Toc92372386" </w:instrText>
      </w:r>
      <w:r>
        <w:fldChar w:fldCharType="separate"/>
      </w:r>
      <w:r>
        <w:rPr>
          <w:rStyle w:val="28"/>
        </w:rPr>
        <w:t>7.1.</w:t>
      </w:r>
      <w:r>
        <w:rPr>
          <w:rFonts w:asciiTheme="minorHAnsi" w:hAnsiTheme="minorHAnsi" w:eastAsiaTheme="minorEastAsia" w:cstheme="minorBidi"/>
          <w:i w:val="0"/>
          <w:iCs w:val="0"/>
          <w:sz w:val="21"/>
          <w:szCs w:val="24"/>
        </w:rPr>
        <w:tab/>
      </w:r>
      <w:r>
        <w:rPr>
          <w:rStyle w:val="28"/>
        </w:rPr>
        <w:t>前端相关规范</w:t>
      </w:r>
      <w:r>
        <w:tab/>
      </w:r>
      <w:r>
        <w:fldChar w:fldCharType="begin"/>
      </w:r>
      <w:r>
        <w:instrText xml:space="preserve"> PAGEREF _Toc92372386 \h </w:instrText>
      </w:r>
      <w:r>
        <w:fldChar w:fldCharType="separate"/>
      </w:r>
      <w:r>
        <w:t>7</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"_Toc92372387" </w:instrText>
      </w:r>
      <w:r>
        <w:fldChar w:fldCharType="separate"/>
      </w:r>
      <w:r>
        <w:rPr>
          <w:rStyle w:val="28"/>
        </w:rPr>
        <w:t>7.1.1.</w:t>
      </w:r>
      <w:r>
        <w:rPr>
          <w:rFonts w:asciiTheme="minorHAnsi" w:hAnsiTheme="minorHAnsi" w:eastAsiaTheme="minorEastAsia" w:cstheme="minorBidi"/>
          <w:sz w:val="21"/>
          <w:szCs w:val="24"/>
        </w:rPr>
        <w:tab/>
      </w:r>
      <w:r>
        <w:rPr>
          <w:rStyle w:val="28"/>
        </w:rPr>
        <w:t>HTML</w:t>
      </w:r>
      <w:r>
        <w:tab/>
      </w:r>
      <w:r>
        <w:fldChar w:fldCharType="begin"/>
      </w:r>
      <w:r>
        <w:instrText xml:space="preserve"> PAGEREF _Toc92372387 \h </w:instrText>
      </w:r>
      <w:r>
        <w:fldChar w:fldCharType="separate"/>
      </w:r>
      <w:r>
        <w:t>7</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"_Toc92372388" </w:instrText>
      </w:r>
      <w:r>
        <w:fldChar w:fldCharType="separate"/>
      </w:r>
      <w:r>
        <w:rPr>
          <w:rStyle w:val="28"/>
        </w:rPr>
        <w:t>7.1.2.</w:t>
      </w:r>
      <w:r>
        <w:rPr>
          <w:rFonts w:asciiTheme="minorHAnsi" w:hAnsiTheme="minorHAnsi" w:eastAsiaTheme="minorEastAsia" w:cstheme="minorBidi"/>
          <w:sz w:val="21"/>
          <w:szCs w:val="24"/>
        </w:rPr>
        <w:tab/>
      </w:r>
      <w:r>
        <w:rPr>
          <w:rStyle w:val="28"/>
        </w:rPr>
        <w:t>图片</w:t>
      </w:r>
      <w:r>
        <w:tab/>
      </w:r>
      <w:r>
        <w:fldChar w:fldCharType="begin"/>
      </w:r>
      <w:r>
        <w:instrText xml:space="preserve"> PAGEREF _Toc92372388 \h </w:instrText>
      </w:r>
      <w:r>
        <w:fldChar w:fldCharType="separate"/>
      </w:r>
      <w:r>
        <w:t>7</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"_Toc92372389" </w:instrText>
      </w:r>
      <w:r>
        <w:fldChar w:fldCharType="separate"/>
      </w:r>
      <w:r>
        <w:rPr>
          <w:rStyle w:val="28"/>
        </w:rPr>
        <w:t>7.1.3.</w:t>
      </w:r>
      <w:r>
        <w:rPr>
          <w:rFonts w:asciiTheme="minorHAnsi" w:hAnsiTheme="minorHAnsi" w:eastAsiaTheme="minorEastAsia" w:cstheme="minorBidi"/>
          <w:sz w:val="21"/>
          <w:szCs w:val="24"/>
        </w:rPr>
        <w:tab/>
      </w:r>
      <w:r>
        <w:rPr>
          <w:rStyle w:val="28"/>
        </w:rPr>
        <w:t>命名规范</w:t>
      </w:r>
      <w:r>
        <w:tab/>
      </w:r>
      <w:r>
        <w:fldChar w:fldCharType="begin"/>
      </w:r>
      <w:r>
        <w:instrText xml:space="preserve"> PAGEREF _Toc92372389 \h </w:instrText>
      </w:r>
      <w:r>
        <w:fldChar w:fldCharType="separate"/>
      </w:r>
      <w:r>
        <w:t>7</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"_Toc92372390" </w:instrText>
      </w:r>
      <w:r>
        <w:fldChar w:fldCharType="separate"/>
      </w:r>
      <w:r>
        <w:rPr>
          <w:rStyle w:val="28"/>
        </w:rPr>
        <w:t>7.1.4.</w:t>
      </w:r>
      <w:r>
        <w:rPr>
          <w:rFonts w:asciiTheme="minorHAnsi" w:hAnsiTheme="minorHAnsi" w:eastAsiaTheme="minorEastAsia" w:cstheme="minorBidi"/>
          <w:sz w:val="21"/>
          <w:szCs w:val="24"/>
        </w:rPr>
        <w:tab/>
      </w:r>
      <w:r>
        <w:rPr>
          <w:rStyle w:val="28"/>
        </w:rPr>
        <w:t>JavaScript</w:t>
      </w:r>
      <w:r>
        <w:tab/>
      </w:r>
      <w:r>
        <w:fldChar w:fldCharType="begin"/>
      </w:r>
      <w:r>
        <w:instrText xml:space="preserve"> PAGEREF _Toc92372390 \h </w:instrText>
      </w:r>
      <w:r>
        <w:fldChar w:fldCharType="separate"/>
      </w:r>
      <w:r>
        <w:t>8</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"_Toc92372391" </w:instrText>
      </w:r>
      <w:r>
        <w:fldChar w:fldCharType="separate"/>
      </w:r>
      <w:r>
        <w:rPr>
          <w:rStyle w:val="28"/>
        </w:rPr>
        <w:t>7.2.</w:t>
      </w:r>
      <w:r>
        <w:rPr>
          <w:rFonts w:asciiTheme="minorHAnsi" w:hAnsiTheme="minorHAnsi" w:eastAsiaTheme="minorEastAsia" w:cstheme="minorBidi"/>
          <w:i w:val="0"/>
          <w:iCs w:val="0"/>
          <w:sz w:val="21"/>
          <w:szCs w:val="24"/>
        </w:rPr>
        <w:tab/>
      </w:r>
      <w:r>
        <w:rPr>
          <w:rStyle w:val="28"/>
        </w:rPr>
        <w:t>后端相关规范</w:t>
      </w:r>
      <w:r>
        <w:tab/>
      </w:r>
      <w:r>
        <w:fldChar w:fldCharType="begin"/>
      </w:r>
      <w:r>
        <w:instrText xml:space="preserve"> PAGEREF _Toc92372391 \h </w:instrText>
      </w:r>
      <w:r>
        <w:fldChar w:fldCharType="separate"/>
      </w:r>
      <w:r>
        <w:t>8</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"_Toc92372392" </w:instrText>
      </w:r>
      <w:r>
        <w:fldChar w:fldCharType="separate"/>
      </w:r>
      <w:r>
        <w:rPr>
          <w:rStyle w:val="28"/>
        </w:rPr>
        <w:t>7.2.1.</w:t>
      </w:r>
      <w:r>
        <w:rPr>
          <w:rFonts w:asciiTheme="minorHAnsi" w:hAnsiTheme="minorHAnsi" w:eastAsiaTheme="minorEastAsia" w:cstheme="minorBidi"/>
          <w:sz w:val="21"/>
          <w:szCs w:val="24"/>
        </w:rPr>
        <w:tab/>
      </w:r>
      <w:r>
        <w:rPr>
          <w:rStyle w:val="28"/>
        </w:rPr>
        <w:t>命名规范</w:t>
      </w:r>
      <w:r>
        <w:tab/>
      </w:r>
      <w:r>
        <w:fldChar w:fldCharType="begin"/>
      </w:r>
      <w:r>
        <w:instrText xml:space="preserve"> PAGEREF _Toc92372392 \h </w:instrText>
      </w:r>
      <w:r>
        <w:fldChar w:fldCharType="separate"/>
      </w:r>
      <w:r>
        <w:t>8</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"_Toc92372393" </w:instrText>
      </w:r>
      <w:r>
        <w:fldChar w:fldCharType="separate"/>
      </w:r>
      <w:r>
        <w:rPr>
          <w:rStyle w:val="28"/>
        </w:rPr>
        <w:t>7.2.2.</w:t>
      </w:r>
      <w:r>
        <w:rPr>
          <w:rFonts w:asciiTheme="minorHAnsi" w:hAnsiTheme="minorHAnsi" w:eastAsiaTheme="minorEastAsia" w:cstheme="minorBidi"/>
          <w:sz w:val="21"/>
          <w:szCs w:val="24"/>
        </w:rPr>
        <w:tab/>
      </w:r>
      <w:r>
        <w:rPr>
          <w:rStyle w:val="28"/>
        </w:rPr>
        <w:t>常量定义</w:t>
      </w:r>
      <w:r>
        <w:tab/>
      </w:r>
      <w:r>
        <w:fldChar w:fldCharType="begin"/>
      </w:r>
      <w:r>
        <w:instrText xml:space="preserve"> PAGEREF _Toc92372393 \h </w:instrText>
      </w:r>
      <w:r>
        <w:fldChar w:fldCharType="separate"/>
      </w:r>
      <w:r>
        <w:t>9</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"_Toc92372394" </w:instrText>
      </w:r>
      <w:r>
        <w:fldChar w:fldCharType="separate"/>
      </w:r>
      <w:r>
        <w:rPr>
          <w:rStyle w:val="28"/>
        </w:rPr>
        <w:t>7.2.3.</w:t>
      </w:r>
      <w:r>
        <w:rPr>
          <w:rFonts w:asciiTheme="minorHAnsi" w:hAnsiTheme="minorHAnsi" w:eastAsiaTheme="minorEastAsia" w:cstheme="minorBidi"/>
          <w:sz w:val="21"/>
          <w:szCs w:val="24"/>
        </w:rPr>
        <w:tab/>
      </w:r>
      <w:r>
        <w:rPr>
          <w:rStyle w:val="28"/>
        </w:rPr>
        <w:t>注释规范</w:t>
      </w:r>
      <w:r>
        <w:tab/>
      </w:r>
      <w:r>
        <w:fldChar w:fldCharType="begin"/>
      </w:r>
      <w:r>
        <w:instrText xml:space="preserve"> PAGEREF _Toc92372394 \h </w:instrText>
      </w:r>
      <w:r>
        <w:fldChar w:fldCharType="separate"/>
      </w:r>
      <w:r>
        <w:t>9</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"_Toc92372395" </w:instrText>
      </w:r>
      <w:r>
        <w:fldChar w:fldCharType="separate"/>
      </w:r>
      <w:r>
        <w:rPr>
          <w:rStyle w:val="28"/>
        </w:rPr>
        <w:t>7.2.4.</w:t>
      </w:r>
      <w:r>
        <w:rPr>
          <w:rFonts w:asciiTheme="minorHAnsi" w:hAnsiTheme="minorHAnsi" w:eastAsiaTheme="minorEastAsia" w:cstheme="minorBidi"/>
          <w:sz w:val="21"/>
          <w:szCs w:val="24"/>
        </w:rPr>
        <w:tab/>
      </w:r>
      <w:r>
        <w:rPr>
          <w:rStyle w:val="28"/>
        </w:rPr>
        <w:t>数据库SQL</w:t>
      </w:r>
      <w:r>
        <w:tab/>
      </w:r>
      <w:r>
        <w:fldChar w:fldCharType="begin"/>
      </w:r>
      <w:r>
        <w:instrText xml:space="preserve"> PAGEREF _Toc92372395 \h </w:instrText>
      </w:r>
      <w:r>
        <w:fldChar w:fldCharType="separate"/>
      </w:r>
      <w:r>
        <w:t>10</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"_Toc92372396" </w:instrText>
      </w:r>
      <w:r>
        <w:fldChar w:fldCharType="separate"/>
      </w:r>
      <w:r>
        <w:rPr>
          <w:rStyle w:val="28"/>
        </w:rPr>
        <w:t>7.2.5.</w:t>
      </w:r>
      <w:r>
        <w:rPr>
          <w:rFonts w:asciiTheme="minorHAnsi" w:hAnsiTheme="minorHAnsi" w:eastAsiaTheme="minorEastAsia" w:cstheme="minorBidi"/>
          <w:sz w:val="21"/>
          <w:szCs w:val="24"/>
        </w:rPr>
        <w:tab/>
      </w:r>
      <w:r>
        <w:rPr>
          <w:rStyle w:val="28"/>
        </w:rPr>
        <w:t>压力测试</w:t>
      </w:r>
      <w:r>
        <w:tab/>
      </w:r>
      <w:r>
        <w:fldChar w:fldCharType="begin"/>
      </w:r>
      <w:r>
        <w:instrText xml:space="preserve"> PAGEREF _Toc92372396 \h </w:instrText>
      </w:r>
      <w:r>
        <w:fldChar w:fldCharType="separate"/>
      </w:r>
      <w:r>
        <w:t>10</w:t>
      </w:r>
      <w:r>
        <w:fldChar w:fldCharType="end"/>
      </w:r>
      <w:r>
        <w:fldChar w:fldCharType="end"/>
      </w:r>
    </w:p>
    <w:p>
      <w:pPr>
        <w:pStyle w:val="15"/>
        <w:tabs>
          <w:tab w:val="left" w:pos="1260"/>
          <w:tab w:val="right" w:leader="dot" w:pos="9441"/>
        </w:tabs>
        <w:rPr>
          <w:rFonts w:asciiTheme="minorHAnsi" w:hAnsiTheme="minorHAnsi" w:eastAsiaTheme="minorEastAsia" w:cstheme="minorBidi"/>
          <w:sz w:val="21"/>
          <w:szCs w:val="24"/>
        </w:rPr>
      </w:pPr>
      <w:r>
        <w:fldChar w:fldCharType="begin"/>
      </w:r>
      <w:r>
        <w:instrText xml:space="preserve"> HYPERLINK \l "_Toc92372397" </w:instrText>
      </w:r>
      <w:r>
        <w:fldChar w:fldCharType="separate"/>
      </w:r>
      <w:r>
        <w:rPr>
          <w:rStyle w:val="28"/>
        </w:rPr>
        <w:t>7.2.6.</w:t>
      </w:r>
      <w:r>
        <w:rPr>
          <w:rFonts w:asciiTheme="minorHAnsi" w:hAnsiTheme="minorHAnsi" w:eastAsiaTheme="minorEastAsia" w:cstheme="minorBidi"/>
          <w:sz w:val="21"/>
          <w:szCs w:val="24"/>
        </w:rPr>
        <w:tab/>
      </w:r>
      <w:r>
        <w:rPr>
          <w:rStyle w:val="28"/>
        </w:rPr>
        <w:t>发现并解决慢调用</w:t>
      </w:r>
      <w:r>
        <w:tab/>
      </w:r>
      <w:r>
        <w:fldChar w:fldCharType="begin"/>
      </w:r>
      <w:r>
        <w:instrText xml:space="preserve"> PAGEREF _Toc92372397 \h </w:instrText>
      </w:r>
      <w:r>
        <w:fldChar w:fldCharType="separate"/>
      </w:r>
      <w:r>
        <w:t>10</w:t>
      </w:r>
      <w:r>
        <w:fldChar w:fldCharType="end"/>
      </w:r>
      <w:r>
        <w:fldChar w:fldCharType="end"/>
      </w:r>
    </w:p>
    <w:p>
      <w:pPr>
        <w:pStyle w:val="21"/>
        <w:tabs>
          <w:tab w:val="left" w:pos="42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"_Toc92372398" </w:instrText>
      </w:r>
      <w:r>
        <w:fldChar w:fldCharType="separate"/>
      </w:r>
      <w:r>
        <w:rPr>
          <w:rStyle w:val="28"/>
        </w:rPr>
        <w:t>8.</w:t>
      </w:r>
      <w:r>
        <w:rPr>
          <w:rFonts w:asciiTheme="minorHAnsi" w:hAnsiTheme="minorHAnsi" w:eastAsiaTheme="minorEastAsia" w:cstheme="minorBidi"/>
          <w:b w:val="0"/>
          <w:bCs w:val="0"/>
          <w:sz w:val="21"/>
          <w:szCs w:val="24"/>
        </w:rPr>
        <w:tab/>
      </w:r>
      <w:r>
        <w:rPr>
          <w:rStyle w:val="28"/>
        </w:rPr>
        <w:t>系统权限管理</w:t>
      </w:r>
      <w:r>
        <w:tab/>
      </w:r>
      <w:r>
        <w:fldChar w:fldCharType="begin"/>
      </w:r>
      <w:r>
        <w:instrText xml:space="preserve"> PAGEREF _Toc92372398 \h </w:instrText>
      </w:r>
      <w:r>
        <w:fldChar w:fldCharType="separate"/>
      </w:r>
      <w:r>
        <w:t>11</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"_Toc92372399" </w:instrText>
      </w:r>
      <w:r>
        <w:fldChar w:fldCharType="separate"/>
      </w:r>
      <w:r>
        <w:rPr>
          <w:rStyle w:val="28"/>
          <w:lang w:eastAsia="zh-Hans"/>
        </w:rPr>
        <w:t>8.1.</w:t>
      </w:r>
      <w:r>
        <w:rPr>
          <w:rFonts w:asciiTheme="minorHAnsi" w:hAnsiTheme="minorHAnsi" w:eastAsiaTheme="minorEastAsia" w:cstheme="minorBidi"/>
          <w:i w:val="0"/>
          <w:iCs w:val="0"/>
          <w:sz w:val="21"/>
          <w:szCs w:val="24"/>
        </w:rPr>
        <w:tab/>
      </w:r>
      <w:r>
        <w:rPr>
          <w:rStyle w:val="28"/>
          <w:lang w:eastAsia="zh-Hans"/>
        </w:rPr>
        <w:t>功能权限</w:t>
      </w:r>
      <w:r>
        <w:tab/>
      </w:r>
      <w:r>
        <w:fldChar w:fldCharType="begin"/>
      </w:r>
      <w:r>
        <w:instrText xml:space="preserve"> PAGEREF _Toc92372399 \h </w:instrText>
      </w:r>
      <w:r>
        <w:fldChar w:fldCharType="separate"/>
      </w:r>
      <w:r>
        <w:t>11</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"_Toc92372400" </w:instrText>
      </w:r>
      <w:r>
        <w:fldChar w:fldCharType="separate"/>
      </w:r>
      <w:r>
        <w:rPr>
          <w:rStyle w:val="28"/>
          <w:lang w:eastAsia="zh-Hans"/>
        </w:rPr>
        <w:t>8.2.</w:t>
      </w:r>
      <w:r>
        <w:rPr>
          <w:rFonts w:asciiTheme="minorHAnsi" w:hAnsiTheme="minorHAnsi" w:eastAsiaTheme="minorEastAsia" w:cstheme="minorBidi"/>
          <w:i w:val="0"/>
          <w:iCs w:val="0"/>
          <w:sz w:val="21"/>
          <w:szCs w:val="24"/>
        </w:rPr>
        <w:tab/>
      </w:r>
      <w:r>
        <w:rPr>
          <w:rStyle w:val="28"/>
          <w:lang w:eastAsia="zh-Hans"/>
        </w:rPr>
        <w:t>数据权限</w:t>
      </w:r>
      <w:r>
        <w:tab/>
      </w:r>
      <w:r>
        <w:fldChar w:fldCharType="begin"/>
      </w:r>
      <w:r>
        <w:instrText xml:space="preserve"> PAGEREF _Toc92372400 \h </w:instrText>
      </w:r>
      <w:r>
        <w:fldChar w:fldCharType="separate"/>
      </w:r>
      <w:r>
        <w:t>11</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"_Toc92372401" </w:instrText>
      </w:r>
      <w:r>
        <w:fldChar w:fldCharType="separate"/>
      </w:r>
      <w:r>
        <w:rPr>
          <w:rStyle w:val="28"/>
          <w:lang w:eastAsia="zh-Hans"/>
        </w:rPr>
        <w:t>8.3.</w:t>
      </w:r>
      <w:r>
        <w:rPr>
          <w:rFonts w:asciiTheme="minorHAnsi" w:hAnsiTheme="minorHAnsi" w:eastAsiaTheme="minorEastAsia" w:cstheme="minorBidi"/>
          <w:i w:val="0"/>
          <w:iCs w:val="0"/>
          <w:sz w:val="21"/>
          <w:szCs w:val="24"/>
        </w:rPr>
        <w:tab/>
      </w:r>
      <w:r>
        <w:rPr>
          <w:rStyle w:val="28"/>
          <w:lang w:eastAsia="zh-Hans"/>
        </w:rPr>
        <w:t>权限授予与变更</w:t>
      </w:r>
      <w:r>
        <w:tab/>
      </w:r>
      <w:r>
        <w:fldChar w:fldCharType="begin"/>
      </w:r>
      <w:r>
        <w:instrText xml:space="preserve"> PAGEREF _Toc92372401 \h </w:instrText>
      </w:r>
      <w:r>
        <w:fldChar w:fldCharType="separate"/>
      </w:r>
      <w:r>
        <w:t>11</w:t>
      </w:r>
      <w:r>
        <w:fldChar w:fldCharType="end"/>
      </w:r>
      <w:r>
        <w:fldChar w:fldCharType="end"/>
      </w:r>
    </w:p>
    <w:p>
      <w:pPr>
        <w:pStyle w:val="21"/>
        <w:tabs>
          <w:tab w:val="left" w:pos="42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"_Toc92372402" </w:instrText>
      </w:r>
      <w:r>
        <w:fldChar w:fldCharType="separate"/>
      </w:r>
      <w:r>
        <w:rPr>
          <w:rStyle w:val="28"/>
        </w:rPr>
        <w:t>9.</w:t>
      </w:r>
      <w:r>
        <w:rPr>
          <w:rFonts w:asciiTheme="minorHAnsi" w:hAnsiTheme="minorHAnsi" w:eastAsiaTheme="minorEastAsia" w:cstheme="minorBidi"/>
          <w:b w:val="0"/>
          <w:bCs w:val="0"/>
          <w:sz w:val="21"/>
          <w:szCs w:val="24"/>
        </w:rPr>
        <w:tab/>
      </w:r>
      <w:r>
        <w:rPr>
          <w:rStyle w:val="28"/>
        </w:rPr>
        <w:t>数据交互管理</w:t>
      </w:r>
      <w:r>
        <w:tab/>
      </w:r>
      <w:r>
        <w:fldChar w:fldCharType="begin"/>
      </w:r>
      <w:r>
        <w:instrText xml:space="preserve"> PAGEREF _Toc92372402 \h </w:instrText>
      </w:r>
      <w:r>
        <w:fldChar w:fldCharType="separate"/>
      </w:r>
      <w:r>
        <w:t>11</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"_Toc92372403" </w:instrText>
      </w:r>
      <w:r>
        <w:fldChar w:fldCharType="separate"/>
      </w:r>
      <w:r>
        <w:rPr>
          <w:rStyle w:val="28"/>
        </w:rPr>
        <w:t>9.1.</w:t>
      </w:r>
      <w:r>
        <w:rPr>
          <w:rFonts w:asciiTheme="minorHAnsi" w:hAnsiTheme="minorHAnsi" w:eastAsiaTheme="minorEastAsia" w:cstheme="minorBidi"/>
          <w:i w:val="0"/>
          <w:iCs w:val="0"/>
          <w:sz w:val="21"/>
          <w:szCs w:val="24"/>
        </w:rPr>
        <w:tab/>
      </w:r>
      <w:r>
        <w:rPr>
          <w:rStyle w:val="28"/>
        </w:rPr>
        <w:t>内部交互</w:t>
      </w:r>
      <w:r>
        <w:tab/>
      </w:r>
      <w:r>
        <w:fldChar w:fldCharType="begin"/>
      </w:r>
      <w:r>
        <w:instrText xml:space="preserve"> PAGEREF _Toc92372403 \h </w:instrText>
      </w:r>
      <w:r>
        <w:fldChar w:fldCharType="separate"/>
      </w:r>
      <w:r>
        <w:t>11</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"_Toc92372404" </w:instrText>
      </w:r>
      <w:r>
        <w:fldChar w:fldCharType="separate"/>
      </w:r>
      <w:r>
        <w:rPr>
          <w:rStyle w:val="28"/>
        </w:rPr>
        <w:t>9.2.</w:t>
      </w:r>
      <w:r>
        <w:rPr>
          <w:rFonts w:asciiTheme="minorHAnsi" w:hAnsiTheme="minorHAnsi" w:eastAsiaTheme="minorEastAsia" w:cstheme="minorBidi"/>
          <w:i w:val="0"/>
          <w:iCs w:val="0"/>
          <w:sz w:val="21"/>
          <w:szCs w:val="24"/>
        </w:rPr>
        <w:tab/>
      </w:r>
      <w:r>
        <w:rPr>
          <w:rStyle w:val="28"/>
        </w:rPr>
        <w:t>外部交互</w:t>
      </w:r>
      <w:r>
        <w:tab/>
      </w:r>
      <w:r>
        <w:fldChar w:fldCharType="begin"/>
      </w:r>
      <w:r>
        <w:instrText xml:space="preserve"> PAGEREF _Toc92372404 \h </w:instrText>
      </w:r>
      <w:r>
        <w:fldChar w:fldCharType="separate"/>
      </w:r>
      <w:r>
        <w:t>12</w:t>
      </w:r>
      <w:r>
        <w:fldChar w:fldCharType="end"/>
      </w:r>
      <w:r>
        <w:fldChar w:fldCharType="end"/>
      </w:r>
    </w:p>
    <w:p>
      <w:pPr>
        <w:pStyle w:val="21"/>
        <w:tabs>
          <w:tab w:val="left" w:pos="63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"_Toc92372405" </w:instrText>
      </w:r>
      <w:r>
        <w:fldChar w:fldCharType="separate"/>
      </w:r>
      <w:r>
        <w:rPr>
          <w:rStyle w:val="28"/>
        </w:rPr>
        <w:t>10.</w:t>
      </w:r>
      <w:r>
        <w:rPr>
          <w:rFonts w:asciiTheme="minorHAnsi" w:hAnsiTheme="minorHAnsi" w:eastAsiaTheme="minorEastAsia" w:cstheme="minorBidi"/>
          <w:b w:val="0"/>
          <w:bCs w:val="0"/>
          <w:sz w:val="21"/>
          <w:szCs w:val="24"/>
        </w:rPr>
        <w:tab/>
      </w:r>
      <w:r>
        <w:rPr>
          <w:rStyle w:val="28"/>
        </w:rPr>
        <w:t>迭代发布管理</w:t>
      </w:r>
      <w:r>
        <w:tab/>
      </w:r>
      <w:r>
        <w:fldChar w:fldCharType="begin"/>
      </w:r>
      <w:r>
        <w:instrText xml:space="preserve"> PAGEREF _Toc92372405 \h </w:instrText>
      </w:r>
      <w:r>
        <w:fldChar w:fldCharType="separate"/>
      </w:r>
      <w:r>
        <w:t>12</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"_Toc92372406" </w:instrText>
      </w:r>
      <w:r>
        <w:fldChar w:fldCharType="separate"/>
      </w:r>
      <w:r>
        <w:rPr>
          <w:rStyle w:val="28"/>
        </w:rPr>
        <w:t>10.1.</w:t>
      </w:r>
      <w:r>
        <w:rPr>
          <w:rFonts w:asciiTheme="minorHAnsi" w:hAnsiTheme="minorHAnsi" w:eastAsiaTheme="minorEastAsia" w:cstheme="minorBidi"/>
          <w:i w:val="0"/>
          <w:iCs w:val="0"/>
          <w:sz w:val="21"/>
          <w:szCs w:val="24"/>
        </w:rPr>
        <w:tab/>
      </w:r>
      <w:r>
        <w:rPr>
          <w:rStyle w:val="28"/>
        </w:rPr>
        <w:t>代码提交</w:t>
      </w:r>
      <w:r>
        <w:tab/>
      </w:r>
      <w:r>
        <w:fldChar w:fldCharType="begin"/>
      </w:r>
      <w:r>
        <w:instrText xml:space="preserve"> PAGEREF _Toc92372406 \h </w:instrText>
      </w:r>
      <w:r>
        <w:fldChar w:fldCharType="separate"/>
      </w:r>
      <w:r>
        <w:t>12</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"_Toc92372407" </w:instrText>
      </w:r>
      <w:r>
        <w:fldChar w:fldCharType="separate"/>
      </w:r>
      <w:r>
        <w:rPr>
          <w:rStyle w:val="28"/>
        </w:rPr>
        <w:t>10.2.</w:t>
      </w:r>
      <w:r>
        <w:rPr>
          <w:rFonts w:asciiTheme="minorHAnsi" w:hAnsiTheme="minorHAnsi" w:eastAsiaTheme="minorEastAsia" w:cstheme="minorBidi"/>
          <w:i w:val="0"/>
          <w:iCs w:val="0"/>
          <w:sz w:val="21"/>
          <w:szCs w:val="24"/>
        </w:rPr>
        <w:tab/>
      </w:r>
      <w:r>
        <w:rPr>
          <w:rStyle w:val="28"/>
        </w:rPr>
        <w:t>代码迭代</w:t>
      </w:r>
      <w:r>
        <w:tab/>
      </w:r>
      <w:r>
        <w:fldChar w:fldCharType="begin"/>
      </w:r>
      <w:r>
        <w:instrText xml:space="preserve"> PAGEREF _Toc92372407 \h </w:instrText>
      </w:r>
      <w:r>
        <w:fldChar w:fldCharType="separate"/>
      </w:r>
      <w:r>
        <w:t>12</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"_Toc92372408" </w:instrText>
      </w:r>
      <w:r>
        <w:fldChar w:fldCharType="separate"/>
      </w:r>
      <w:r>
        <w:rPr>
          <w:rStyle w:val="28"/>
        </w:rPr>
        <w:t>10.3.</w:t>
      </w:r>
      <w:r>
        <w:rPr>
          <w:rFonts w:asciiTheme="minorHAnsi" w:hAnsiTheme="minorHAnsi" w:eastAsiaTheme="minorEastAsia" w:cstheme="minorBidi"/>
          <w:i w:val="0"/>
          <w:iCs w:val="0"/>
          <w:sz w:val="21"/>
          <w:szCs w:val="24"/>
        </w:rPr>
        <w:tab/>
      </w:r>
      <w:r>
        <w:rPr>
          <w:rStyle w:val="28"/>
        </w:rPr>
        <w:t>程序版本</w:t>
      </w:r>
      <w:r>
        <w:tab/>
      </w:r>
      <w:r>
        <w:fldChar w:fldCharType="begin"/>
      </w:r>
      <w:r>
        <w:instrText xml:space="preserve"> PAGEREF _Toc92372408 \h </w:instrText>
      </w:r>
      <w:r>
        <w:fldChar w:fldCharType="separate"/>
      </w:r>
      <w:r>
        <w:t>12</w:t>
      </w:r>
      <w:r>
        <w:fldChar w:fldCharType="end"/>
      </w:r>
      <w:r>
        <w:fldChar w:fldCharType="end"/>
      </w:r>
    </w:p>
    <w:p>
      <w:pPr>
        <w:pStyle w:val="24"/>
        <w:tabs>
          <w:tab w:val="left" w:pos="840"/>
          <w:tab w:val="right" w:leader="dot" w:pos="9441"/>
        </w:tabs>
        <w:rPr>
          <w:rFonts w:asciiTheme="minorHAnsi" w:hAnsiTheme="minorHAnsi" w:eastAsiaTheme="minorEastAsia" w:cstheme="minorBidi"/>
          <w:i w:val="0"/>
          <w:iCs w:val="0"/>
          <w:sz w:val="21"/>
          <w:szCs w:val="24"/>
        </w:rPr>
      </w:pPr>
      <w:r>
        <w:fldChar w:fldCharType="begin"/>
      </w:r>
      <w:r>
        <w:instrText xml:space="preserve"> HYPERLINK \l "_Toc92372409" </w:instrText>
      </w:r>
      <w:r>
        <w:fldChar w:fldCharType="separate"/>
      </w:r>
      <w:r>
        <w:rPr>
          <w:rStyle w:val="28"/>
        </w:rPr>
        <w:t>10.4.</w:t>
      </w:r>
      <w:r>
        <w:rPr>
          <w:rFonts w:asciiTheme="minorHAnsi" w:hAnsiTheme="minorHAnsi" w:eastAsiaTheme="minorEastAsia" w:cstheme="minorBidi"/>
          <w:i w:val="0"/>
          <w:iCs w:val="0"/>
          <w:sz w:val="21"/>
          <w:szCs w:val="24"/>
        </w:rPr>
        <w:tab/>
      </w:r>
      <w:r>
        <w:rPr>
          <w:rStyle w:val="28"/>
        </w:rPr>
        <w:t>程序发布</w:t>
      </w:r>
      <w:r>
        <w:tab/>
      </w:r>
      <w:r>
        <w:fldChar w:fldCharType="begin"/>
      </w:r>
      <w:r>
        <w:instrText xml:space="preserve"> PAGEREF _Toc92372409 \h </w:instrText>
      </w:r>
      <w:r>
        <w:fldChar w:fldCharType="separate"/>
      </w:r>
      <w:r>
        <w:t>13</w:t>
      </w:r>
      <w:r>
        <w:fldChar w:fldCharType="end"/>
      </w:r>
      <w:r>
        <w:fldChar w:fldCharType="end"/>
      </w:r>
    </w:p>
    <w:p>
      <w:pPr>
        <w:pStyle w:val="21"/>
        <w:tabs>
          <w:tab w:val="left" w:pos="630"/>
          <w:tab w:val="right" w:leader="dot" w:pos="9441"/>
        </w:tabs>
        <w:rPr>
          <w:rFonts w:asciiTheme="minorHAnsi" w:hAnsiTheme="minorHAnsi" w:eastAsiaTheme="minorEastAsia" w:cstheme="minorBidi"/>
          <w:b w:val="0"/>
          <w:bCs w:val="0"/>
          <w:sz w:val="21"/>
          <w:szCs w:val="24"/>
        </w:rPr>
      </w:pPr>
      <w:r>
        <w:fldChar w:fldCharType="begin"/>
      </w:r>
      <w:r>
        <w:instrText xml:space="preserve"> HYPERLINK \l "_Toc92372410" </w:instrText>
      </w:r>
      <w:r>
        <w:fldChar w:fldCharType="separate"/>
      </w:r>
      <w:r>
        <w:rPr>
          <w:rStyle w:val="28"/>
        </w:rPr>
        <w:t>11.</w:t>
      </w:r>
      <w:r>
        <w:rPr>
          <w:rFonts w:asciiTheme="minorHAnsi" w:hAnsiTheme="minorHAnsi" w:eastAsiaTheme="minorEastAsia" w:cstheme="minorBidi"/>
          <w:b w:val="0"/>
          <w:bCs w:val="0"/>
          <w:sz w:val="21"/>
          <w:szCs w:val="24"/>
        </w:rPr>
        <w:tab/>
      </w:r>
      <w:r>
        <w:rPr>
          <w:rStyle w:val="28"/>
        </w:rPr>
        <w:t>应用监控管理</w:t>
      </w:r>
      <w:r>
        <w:tab/>
      </w:r>
      <w:r>
        <w:fldChar w:fldCharType="begin"/>
      </w:r>
      <w:r>
        <w:instrText xml:space="preserve"> PAGEREF _Toc92372410 \h </w:instrText>
      </w:r>
      <w:r>
        <w:fldChar w:fldCharType="separate"/>
      </w:r>
      <w:r>
        <w:t>13</w:t>
      </w:r>
      <w:r>
        <w:fldChar w:fldCharType="end"/>
      </w:r>
      <w:r>
        <w:fldChar w:fldCharType="end"/>
      </w:r>
    </w:p>
    <w:p>
      <w:r>
        <w:rPr>
          <w:b/>
          <w:bCs/>
        </w:rPr>
        <w:fldChar w:fldCharType="end"/>
      </w: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33"/>
        <w:ind w:firstLine="0" w:firstLineChars="0"/>
        <w:rPr>
          <w:rFonts w:ascii="宋体" w:hAnsi="宋体" w:cs="宋体"/>
          <w:color w:val="1D41D5"/>
          <w:szCs w:val="21"/>
        </w:rPr>
      </w:pPr>
    </w:p>
    <w:p>
      <w:pPr>
        <w:pStyle w:val="2"/>
      </w:pPr>
      <w:bookmarkStart w:id="0" w:name="_Toc92372369"/>
      <w:r>
        <w:rPr>
          <w:rFonts w:hint="eastAsia"/>
        </w:rPr>
        <w:t>目的</w:t>
      </w:r>
      <w:bookmarkEnd w:id="0"/>
    </w:p>
    <w:p>
      <w:r>
        <w:rPr>
          <w:rFonts w:hint="eastAsia"/>
        </w:rPr>
        <w:t>规范公司数字化建设过程中的系统与架构设计管理规范，从项目管理、程序质量、系统权限、数据交互、迭代发布、应用监控等方面规范项目团队各类行为活动；以确保项目的实施过程有章可循，成本、质量、风险得到有效的管控，促进系统建设工作得到健康、有序的推进。</w:t>
      </w:r>
    </w:p>
    <w:p/>
    <w:p>
      <w:pPr>
        <w:pStyle w:val="2"/>
      </w:pPr>
      <w:bookmarkStart w:id="1" w:name="_Toc92372370"/>
      <w:r>
        <w:rPr>
          <w:rFonts w:hint="eastAsia"/>
        </w:rPr>
        <w:t>总则</w:t>
      </w:r>
      <w:bookmarkEnd w:id="1"/>
    </w:p>
    <w:p>
      <w:r>
        <w:rPr>
          <w:rFonts w:hint="eastAsia"/>
        </w:rPr>
        <w:t>以“合理性、高效性和可落地性”为原则，制定本规范。</w:t>
      </w:r>
    </w:p>
    <w:p/>
    <w:p>
      <w:pPr>
        <w:pStyle w:val="2"/>
      </w:pPr>
      <w:bookmarkStart w:id="2" w:name="_Toc92372371"/>
      <w:r>
        <w:rPr>
          <w:rFonts w:hint="eastAsia"/>
        </w:rPr>
        <w:t>适用范围</w:t>
      </w:r>
      <w:bookmarkEnd w:id="2"/>
    </w:p>
    <w:p>
      <w:r>
        <w:rPr>
          <w:rFonts w:hint="eastAsia"/>
        </w:rPr>
        <w:t>统一中投数字化中心</w:t>
      </w:r>
    </w:p>
    <w:p>
      <w:pPr>
        <w:pStyle w:val="2"/>
      </w:pPr>
      <w:bookmarkStart w:id="3" w:name="_Toc92372372"/>
      <w:r>
        <w:rPr>
          <w:rFonts w:hint="eastAsia"/>
        </w:rPr>
        <w:t>生效日期</w:t>
      </w:r>
      <w:bookmarkEnd w:id="3"/>
    </w:p>
    <w:p>
      <w:r>
        <w:rPr>
          <w:rFonts w:hint="eastAsia"/>
        </w:rPr>
        <w:t>2</w:t>
      </w:r>
      <w:r>
        <w:t>022</w:t>
      </w:r>
      <w:r>
        <w:rPr>
          <w:rFonts w:hint="eastAsia"/>
        </w:rPr>
        <w:t>年</w:t>
      </w:r>
      <w:r>
        <w:t>6</w:t>
      </w:r>
      <w:r>
        <w:rPr>
          <w:rFonts w:hint="eastAsia"/>
        </w:rPr>
        <w:t>月</w:t>
      </w:r>
    </w:p>
    <w:p>
      <w:pPr>
        <w:pStyle w:val="2"/>
      </w:pPr>
      <w:bookmarkStart w:id="4" w:name="_Toc92372373"/>
      <w:r>
        <w:rPr>
          <w:rFonts w:hint="eastAsia"/>
        </w:rPr>
        <w:t>定义</w:t>
      </w:r>
      <w:bookmarkEnd w:id="4"/>
      <w:ins w:id="0" w:author="ArlongWeng" w:date="2022-01-11T09:10:00Z">
        <w:r>
          <w:rPr>
            <w:rFonts w:hint="eastAsia"/>
            <w:sz w:val="22"/>
            <w:szCs w:val="10"/>
          </w:rPr>
          <w:t>（可以增加人岗事的定义，</w:t>
        </w:r>
      </w:ins>
      <w:ins w:id="1" w:author="ArlongWeng" w:date="2022-01-11T09:11:00Z">
        <w:r>
          <w:rPr>
            <w:rFonts w:hint="eastAsia"/>
            <w:sz w:val="22"/>
            <w:szCs w:val="10"/>
          </w:rPr>
          <w:t>如项目经理，产品经理等</w:t>
        </w:r>
      </w:ins>
      <w:ins w:id="2" w:author="ArlongWeng" w:date="2022-01-11T09:10:00Z">
        <w:r>
          <w:rPr>
            <w:rFonts w:hint="eastAsia"/>
            <w:sz w:val="22"/>
            <w:szCs w:val="10"/>
          </w:rPr>
          <w:t>）</w:t>
        </w:r>
      </w:ins>
    </w:p>
    <w:p>
      <w:pPr>
        <w:pStyle w:val="3"/>
      </w:pPr>
      <w:bookmarkStart w:id="5" w:name="_Toc92372374"/>
      <w:r>
        <w:rPr>
          <w:rFonts w:hint="eastAsia"/>
        </w:rPr>
        <w:t>项目</w:t>
      </w:r>
      <w:r>
        <w:t>追踪表</w:t>
      </w:r>
      <w:bookmarkEnd w:id="5"/>
    </w:p>
    <w:p>
      <w:r>
        <w:rPr>
          <w:rFonts w:hint="eastAsia"/>
        </w:rPr>
        <w:t>《项目追踪表》项目经理用来记录和追踪所有项目的推进进程以及项目推进过程中，各环节所涉及到人、事、物的活动计划；是软件项目生命周期管理的必备文件。</w:t>
      </w:r>
    </w:p>
    <w:p>
      <w:pPr>
        <w:pStyle w:val="3"/>
      </w:pPr>
      <w:bookmarkStart w:id="6" w:name="_Toc92372375"/>
      <w:r>
        <w:t>需求分析报告</w:t>
      </w:r>
      <w:bookmarkEnd w:id="6"/>
    </w:p>
    <w:p>
      <w:r>
        <w:rPr>
          <w:rFonts w:hint="eastAsia"/>
        </w:rPr>
        <w:t>《</w:t>
      </w:r>
      <w:r>
        <w:t>需求分析报告</w:t>
      </w:r>
      <w:r>
        <w:rPr>
          <w:rFonts w:hint="eastAsia"/>
        </w:rPr>
        <w:t>》是产品经理/主管对用户单位所提的新需求、需求变更进行分析后所生成分析报告，是产品团队与需求单位间的契约性文件。</w:t>
      </w:r>
    </w:p>
    <w:p>
      <w:pPr>
        <w:pStyle w:val="3"/>
      </w:pPr>
      <w:bookmarkStart w:id="7" w:name="_Toc92372376"/>
      <w:r>
        <w:rPr>
          <w:rFonts w:hint="eastAsia"/>
        </w:rPr>
        <w:t>开发方案</w:t>
      </w:r>
      <w:bookmarkEnd w:id="7"/>
    </w:p>
    <w:p>
      <w:r>
        <w:rPr>
          <w:rFonts w:hint="eastAsia"/>
        </w:rPr>
        <w:t>《开发方案》是产品经理/主管在开发经理/主管的协助下，</w:t>
      </w:r>
      <w:r>
        <w:t xml:space="preserve"> </w:t>
      </w:r>
      <w:r>
        <w:rPr>
          <w:rFonts w:hint="eastAsia"/>
        </w:rPr>
        <w:t>以《需求分析报告》为蓝本，结合开发团队的技术实现能力，而制定的用于指导开发团队进行实施的方案文件，它是产品团队与开发团队间的契约性文件。</w:t>
      </w:r>
    </w:p>
    <w:p>
      <w:pPr>
        <w:pStyle w:val="3"/>
      </w:pPr>
      <w:bookmarkStart w:id="8" w:name="_Toc92372377"/>
      <w:r>
        <w:t>工作说明书</w:t>
      </w:r>
      <w:bookmarkEnd w:id="8"/>
    </w:p>
    <w:p>
      <w:r>
        <w:rPr>
          <w:rFonts w:hint="eastAsia"/>
        </w:rPr>
        <w:t>《</w:t>
      </w:r>
      <w:r>
        <w:t>工作说明书</w:t>
      </w:r>
      <w:r>
        <w:rPr>
          <w:rFonts w:hint="eastAsia"/>
        </w:rPr>
        <w:t>》是开发经理/主管结合开发团队人力资源及工作任务情况所拟定的开发计划书，是对《</w:t>
      </w:r>
      <w:r>
        <w:t>开发方案</w:t>
      </w:r>
      <w:r>
        <w:rPr>
          <w:rFonts w:hint="eastAsia"/>
        </w:rPr>
        <w:t>》所述开发内容的工作分解，它是开发经理/主管用来管控开发人员有序且保质保量完成开发任务的纲领性文件。</w:t>
      </w:r>
    </w:p>
    <w:p>
      <w:pPr>
        <w:pStyle w:val="3"/>
      </w:pPr>
      <w:bookmarkStart w:id="9" w:name="_Toc92372378"/>
      <w:r>
        <w:t>测试报告</w:t>
      </w:r>
      <w:bookmarkEnd w:id="9"/>
    </w:p>
    <w:p>
      <w:r>
        <w:t>测试报告</w:t>
      </w:r>
      <w:r>
        <w:rPr>
          <w:rFonts w:hint="eastAsia"/>
        </w:rPr>
        <w:t>是产品经理/主管携开发团队、维护团队与用户单位共同商讨制定的，用于指导并规范全体验证人员在功能发布到测试环境的前期、中期、后期 必须完成的各类活动事项；是指导和评判测试工作是否达标的标准性文件。</w:t>
      </w:r>
    </w:p>
    <w:p>
      <w:pPr>
        <w:pStyle w:val="3"/>
      </w:pPr>
      <w:bookmarkStart w:id="10" w:name="_Toc92372379"/>
      <w:r>
        <w:rPr>
          <w:rFonts w:hint="eastAsia"/>
        </w:rPr>
        <w:t>上线</w:t>
      </w:r>
      <w:r>
        <w:t>报告</w:t>
      </w:r>
      <w:bookmarkEnd w:id="10"/>
    </w:p>
    <w:p>
      <w:r>
        <w:rPr>
          <w:rFonts w:hint="eastAsia"/>
        </w:rPr>
        <w:t>上线</w:t>
      </w:r>
      <w:r>
        <w:t>报告</w:t>
      </w:r>
      <w:r>
        <w:rPr>
          <w:rFonts w:hint="eastAsia"/>
        </w:rPr>
        <w:t>是产品经理/主管携开发团队、维护团队 协助用户单位共同商讨制定的，用于指导并规范全体上线人员在功能发布到生产环境的前期、中期、后期 必须完成的各类活动事项；是指导和评判上线工作是否达标的标准性文件。</w:t>
      </w:r>
    </w:p>
    <w:p>
      <w:pPr>
        <w:pStyle w:val="3"/>
      </w:pPr>
      <w:bookmarkStart w:id="11" w:name="_Toc92372380"/>
      <w:r>
        <w:rPr>
          <w:rFonts w:hint="eastAsia"/>
        </w:rPr>
        <w:t>验收</w:t>
      </w:r>
      <w:r>
        <w:t>报告</w:t>
      </w:r>
      <w:bookmarkEnd w:id="11"/>
    </w:p>
    <w:p>
      <w:r>
        <w:rPr>
          <w:rFonts w:hint="eastAsia"/>
        </w:rPr>
        <w:t>验收</w:t>
      </w:r>
      <w:r>
        <w:t>报告</w:t>
      </w:r>
      <w:r>
        <w:rPr>
          <w:rFonts w:hint="eastAsia"/>
        </w:rPr>
        <w:t>是项目上线后，在项目经理的组织下，由产品经理/主管起草与执行，是用于评判项目是否达标的结论性文件，该文件之结论直接影响项目款项的结案与支付工作。</w:t>
      </w:r>
    </w:p>
    <w:p>
      <w:pPr>
        <w:pStyle w:val="2"/>
      </w:pPr>
      <w:bookmarkStart w:id="12" w:name="_Toc92372381"/>
      <w:r>
        <w:rPr>
          <w:rFonts w:hint="eastAsia"/>
        </w:rPr>
        <w:t>项目管理</w:t>
      </w:r>
      <w:bookmarkEnd w:id="12"/>
    </w:p>
    <w:p>
      <w:pPr>
        <w:pStyle w:val="3"/>
      </w:pPr>
      <w:bookmarkStart w:id="13" w:name="_Toc92372382"/>
      <w:r>
        <w:rPr>
          <w:rFonts w:hint="eastAsia"/>
        </w:rPr>
        <w:t>项目生命周期</w:t>
      </w:r>
      <w:bookmarkEnd w:id="13"/>
    </w:p>
    <w:p>
      <w:r>
        <w:rPr>
          <w:rFonts w:hint="eastAsia"/>
        </w:rPr>
        <w:t>软件项目管理中，项目生命周期依先后顺序大体划分为：项目调研、需求分析、方案设计、开发、测试、上线、验收和运维，八个关键阶段。</w:t>
      </w:r>
    </w:p>
    <w:p>
      <w:pPr>
        <w:pStyle w:val="3"/>
      </w:pPr>
      <w:bookmarkStart w:id="14" w:name="_Toc92372383"/>
      <w:r>
        <w:rPr>
          <w:rFonts w:hint="eastAsia"/>
        </w:rPr>
        <w:t>项目生命周期实施要求</w:t>
      </w:r>
      <w:bookmarkEnd w:id="14"/>
    </w:p>
    <w:tbl>
      <w:tblPr>
        <w:tblStyle w:val="30"/>
        <w:tblW w:w="0" w:type="auto"/>
        <w:tblInd w:w="0" w:type="dxa"/>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Layout w:type="autofit"/>
        <w:tblCellMar>
          <w:top w:w="0" w:type="dxa"/>
          <w:left w:w="108" w:type="dxa"/>
          <w:bottom w:w="0" w:type="dxa"/>
          <w:right w:w="108" w:type="dxa"/>
        </w:tblCellMar>
      </w:tblPr>
      <w:tblGrid>
        <w:gridCol w:w="817"/>
        <w:gridCol w:w="2977"/>
        <w:gridCol w:w="992"/>
        <w:gridCol w:w="1418"/>
        <w:gridCol w:w="1701"/>
        <w:gridCol w:w="1762"/>
      </w:tblGrid>
      <w:tr>
        <w:tc>
          <w:tcPr>
            <w:tcW w:w="817" w:type="dxa"/>
            <w:tcBorders>
              <w:top w:val="single" w:color="ED7D31" w:sz="4" w:space="0"/>
              <w:left w:val="single" w:color="ED7D31" w:sz="4" w:space="0"/>
              <w:bottom w:val="single" w:color="ED7D31" w:sz="4" w:space="0"/>
              <w:right w:val="nil"/>
            </w:tcBorders>
            <w:shd w:val="clear" w:color="auto" w:fill="ED7D31"/>
          </w:tcPr>
          <w:p>
            <w:pPr>
              <w:jc w:val="center"/>
              <w:rPr>
                <w:b/>
                <w:bCs/>
                <w:color w:val="FFFFFF"/>
              </w:rPr>
            </w:pPr>
            <w:r>
              <w:rPr>
                <w:rFonts w:hint="eastAsia"/>
                <w:b/>
                <w:bCs/>
                <w:color w:val="FFFFFF"/>
              </w:rPr>
              <w:t>阶段</w:t>
            </w:r>
          </w:p>
        </w:tc>
        <w:tc>
          <w:tcPr>
            <w:tcW w:w="2977" w:type="dxa"/>
            <w:tcBorders>
              <w:top w:val="single" w:color="ED7D31" w:sz="4" w:space="0"/>
              <w:left w:val="nil"/>
              <w:bottom w:val="single" w:color="ED7D31" w:sz="4" w:space="0"/>
              <w:right w:val="nil"/>
            </w:tcBorders>
            <w:shd w:val="clear" w:color="auto" w:fill="ED7D31"/>
          </w:tcPr>
          <w:p>
            <w:pPr>
              <w:jc w:val="center"/>
              <w:rPr>
                <w:b/>
                <w:bCs/>
                <w:color w:val="FFFFFF"/>
              </w:rPr>
            </w:pPr>
            <w:r>
              <w:rPr>
                <w:rFonts w:hint="eastAsia"/>
                <w:b/>
                <w:bCs/>
                <w:color w:val="FFFFFF"/>
              </w:rPr>
              <w:t>目标</w:t>
            </w:r>
          </w:p>
        </w:tc>
        <w:tc>
          <w:tcPr>
            <w:tcW w:w="992" w:type="dxa"/>
            <w:tcBorders>
              <w:top w:val="single" w:color="ED7D31" w:sz="4" w:space="0"/>
              <w:left w:val="nil"/>
              <w:bottom w:val="single" w:color="ED7D31" w:sz="4" w:space="0"/>
              <w:right w:val="nil"/>
            </w:tcBorders>
            <w:shd w:val="clear" w:color="auto" w:fill="ED7D31"/>
          </w:tcPr>
          <w:p>
            <w:pPr>
              <w:jc w:val="center"/>
              <w:rPr>
                <w:b/>
                <w:bCs/>
                <w:color w:val="FFFFFF"/>
              </w:rPr>
            </w:pPr>
            <w:r>
              <w:rPr>
                <w:rFonts w:hint="eastAsia"/>
                <w:b/>
                <w:bCs/>
                <w:color w:val="FFFFFF"/>
              </w:rPr>
              <w:t>责任人</w:t>
            </w:r>
          </w:p>
        </w:tc>
        <w:tc>
          <w:tcPr>
            <w:tcW w:w="1418" w:type="dxa"/>
            <w:tcBorders>
              <w:top w:val="single" w:color="ED7D31" w:sz="4" w:space="0"/>
              <w:left w:val="nil"/>
              <w:bottom w:val="single" w:color="ED7D31" w:sz="4" w:space="0"/>
              <w:right w:val="nil"/>
            </w:tcBorders>
            <w:shd w:val="clear" w:color="auto" w:fill="ED7D31"/>
          </w:tcPr>
          <w:p>
            <w:pPr>
              <w:jc w:val="center"/>
              <w:rPr>
                <w:b/>
                <w:bCs/>
                <w:color w:val="FFFFFF"/>
              </w:rPr>
            </w:pPr>
            <w:r>
              <w:rPr>
                <w:rFonts w:hint="eastAsia"/>
                <w:b/>
                <w:bCs/>
                <w:color w:val="FFFFFF"/>
              </w:rPr>
              <w:t>执行人</w:t>
            </w:r>
          </w:p>
        </w:tc>
        <w:tc>
          <w:tcPr>
            <w:tcW w:w="1701" w:type="dxa"/>
            <w:tcBorders>
              <w:top w:val="single" w:color="ED7D31" w:sz="4" w:space="0"/>
              <w:left w:val="nil"/>
              <w:bottom w:val="single" w:color="ED7D31" w:sz="4" w:space="0"/>
              <w:right w:val="nil"/>
            </w:tcBorders>
            <w:shd w:val="clear" w:color="auto" w:fill="ED7D31"/>
          </w:tcPr>
          <w:p>
            <w:pPr>
              <w:jc w:val="center"/>
              <w:rPr>
                <w:b/>
                <w:bCs/>
                <w:color w:val="FFFFFF"/>
              </w:rPr>
            </w:pPr>
            <w:r>
              <w:rPr>
                <w:rFonts w:hint="eastAsia"/>
                <w:b/>
                <w:bCs/>
                <w:color w:val="FFFFFF"/>
              </w:rPr>
              <w:t>协作人</w:t>
            </w:r>
          </w:p>
        </w:tc>
        <w:tc>
          <w:tcPr>
            <w:tcW w:w="1762" w:type="dxa"/>
            <w:tcBorders>
              <w:top w:val="single" w:color="ED7D31" w:sz="4" w:space="0"/>
              <w:left w:val="nil"/>
              <w:bottom w:val="single" w:color="ED7D31" w:sz="4" w:space="0"/>
              <w:right w:val="single" w:color="ED7D31" w:sz="4" w:space="0"/>
            </w:tcBorders>
            <w:shd w:val="clear" w:color="auto" w:fill="ED7D31"/>
          </w:tcPr>
          <w:p>
            <w:pPr>
              <w:jc w:val="center"/>
              <w:rPr>
                <w:b/>
                <w:bCs/>
                <w:color w:val="FFFFFF"/>
              </w:rPr>
            </w:pPr>
            <w:r>
              <w:rPr>
                <w:rFonts w:hint="eastAsia"/>
                <w:b/>
                <w:bCs/>
                <w:color w:val="FFFFFF"/>
              </w:rPr>
              <w:t>交付物</w:t>
            </w:r>
          </w:p>
        </w:tc>
      </w:tr>
      <w:tr>
        <w:tc>
          <w:tcPr>
            <w:tcW w:w="817" w:type="dxa"/>
            <w:shd w:val="clear" w:color="auto" w:fill="FBE4D5"/>
            <w:vAlign w:val="center"/>
          </w:tcPr>
          <w:p>
            <w:pPr>
              <w:jc w:val="center"/>
              <w:rPr>
                <w:b/>
                <w:bCs/>
              </w:rPr>
            </w:pPr>
            <w:r>
              <w:rPr>
                <w:rFonts w:hint="eastAsia"/>
                <w:b/>
                <w:bCs/>
              </w:rPr>
              <w:t>项目调研</w:t>
            </w:r>
          </w:p>
        </w:tc>
        <w:tc>
          <w:tcPr>
            <w:tcW w:w="2977" w:type="dxa"/>
            <w:shd w:val="clear" w:color="auto" w:fill="FBE4D5"/>
          </w:tcPr>
          <w:p>
            <w:pPr>
              <w:rPr>
                <w:sz w:val="20"/>
              </w:rPr>
            </w:pPr>
            <w:r>
              <w:rPr>
                <w:rFonts w:hint="eastAsia"/>
                <w:sz w:val="20"/>
              </w:rPr>
              <w:t>对代表性的用户进行走访、调查与研究；从需求之目标、真伪、合理、效益及可行性等方面进行甄别，并与相关协同单位达成一致意见后，将需求整理成文并提报立案申请</w:t>
            </w:r>
          </w:p>
        </w:tc>
        <w:tc>
          <w:tcPr>
            <w:tcW w:w="992" w:type="dxa"/>
            <w:shd w:val="clear" w:color="auto" w:fill="FBE4D5"/>
            <w:vAlign w:val="center"/>
          </w:tcPr>
          <w:p>
            <w:pPr>
              <w:rPr>
                <w:sz w:val="18"/>
                <w:szCs w:val="18"/>
              </w:rPr>
            </w:pPr>
            <w:r>
              <w:rPr>
                <w:rFonts w:hint="eastAsia"/>
                <w:sz w:val="18"/>
                <w:szCs w:val="18"/>
              </w:rPr>
              <w:t>用户单位负责人</w:t>
            </w:r>
          </w:p>
        </w:tc>
        <w:tc>
          <w:tcPr>
            <w:tcW w:w="1418" w:type="dxa"/>
            <w:shd w:val="clear" w:color="auto" w:fill="FBE4D5"/>
            <w:vAlign w:val="center"/>
          </w:tcPr>
          <w:p>
            <w:pPr>
              <w:rPr>
                <w:sz w:val="18"/>
                <w:szCs w:val="18"/>
              </w:rPr>
            </w:pPr>
            <w:r>
              <w:rPr>
                <w:rFonts w:hint="eastAsia"/>
                <w:sz w:val="18"/>
                <w:szCs w:val="18"/>
              </w:rPr>
              <w:t>用户单位需求经理</w:t>
            </w:r>
          </w:p>
        </w:tc>
        <w:tc>
          <w:tcPr>
            <w:tcW w:w="1701" w:type="dxa"/>
            <w:shd w:val="clear" w:color="auto" w:fill="FBE4D5"/>
            <w:vAlign w:val="center"/>
          </w:tcPr>
          <w:p>
            <w:pPr>
              <w:rPr>
                <w:sz w:val="18"/>
                <w:szCs w:val="18"/>
              </w:rPr>
            </w:pPr>
            <w:r>
              <w:rPr>
                <w:rFonts w:hint="eastAsia"/>
                <w:sz w:val="18"/>
                <w:szCs w:val="18"/>
              </w:rPr>
              <w:t>产品经理/主管</w:t>
            </w:r>
          </w:p>
        </w:tc>
        <w:tc>
          <w:tcPr>
            <w:tcW w:w="1762" w:type="dxa"/>
            <w:shd w:val="clear" w:color="auto" w:fill="FBE4D5"/>
            <w:vAlign w:val="center"/>
          </w:tcPr>
          <w:p>
            <w:pPr>
              <w:rPr>
                <w:sz w:val="18"/>
                <w:szCs w:val="18"/>
              </w:rPr>
            </w:pPr>
            <w:r>
              <w:rPr>
                <w:rFonts w:hint="eastAsia"/>
                <w:sz w:val="18"/>
                <w:szCs w:val="18"/>
              </w:rPr>
              <w:t>《立案签呈》/《资讯作业委托单》</w:t>
            </w:r>
          </w:p>
        </w:tc>
      </w:tr>
      <w:tr>
        <w:tblPrEx>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PrEx>
        <w:tc>
          <w:tcPr>
            <w:tcW w:w="817" w:type="dxa"/>
            <w:shd w:val="clear" w:color="auto" w:fill="auto"/>
            <w:vAlign w:val="center"/>
          </w:tcPr>
          <w:p>
            <w:pPr>
              <w:jc w:val="center"/>
              <w:rPr>
                <w:b/>
                <w:bCs/>
              </w:rPr>
            </w:pPr>
            <w:r>
              <w:rPr>
                <w:rFonts w:hint="eastAsia"/>
                <w:b/>
                <w:bCs/>
              </w:rPr>
              <w:t>需求分析</w:t>
            </w:r>
          </w:p>
        </w:tc>
        <w:tc>
          <w:tcPr>
            <w:tcW w:w="2977" w:type="dxa"/>
            <w:shd w:val="clear" w:color="auto" w:fill="auto"/>
          </w:tcPr>
          <w:p>
            <w:pPr>
              <w:rPr>
                <w:sz w:val="20"/>
              </w:rPr>
            </w:pPr>
            <w:r>
              <w:rPr>
                <w:rFonts w:hint="eastAsia"/>
                <w:sz w:val="20"/>
              </w:rPr>
              <w:t>以项目调研阶段《立案签呈》/《资讯作业委托单》中所述之需求说明为方向，对需求进行分析与解读，形成用户单位与产品团队间的契约性文件《需求分析报告》</w:t>
            </w:r>
          </w:p>
        </w:tc>
        <w:tc>
          <w:tcPr>
            <w:tcW w:w="992" w:type="dxa"/>
            <w:shd w:val="clear" w:color="auto" w:fill="auto"/>
            <w:vAlign w:val="center"/>
          </w:tcPr>
          <w:p>
            <w:pPr>
              <w:rPr>
                <w:sz w:val="18"/>
                <w:szCs w:val="18"/>
              </w:rPr>
            </w:pPr>
            <w:r>
              <w:rPr>
                <w:rFonts w:hint="eastAsia"/>
                <w:sz w:val="18"/>
                <w:szCs w:val="18"/>
              </w:rPr>
              <w:t>项目经理</w:t>
            </w:r>
          </w:p>
        </w:tc>
        <w:tc>
          <w:tcPr>
            <w:tcW w:w="1418" w:type="dxa"/>
            <w:shd w:val="clear" w:color="auto" w:fill="auto"/>
            <w:vAlign w:val="center"/>
          </w:tcPr>
          <w:p>
            <w:pPr>
              <w:rPr>
                <w:sz w:val="18"/>
                <w:szCs w:val="18"/>
              </w:rPr>
            </w:pPr>
            <w:r>
              <w:rPr>
                <w:rFonts w:hint="eastAsia"/>
                <w:sz w:val="18"/>
                <w:szCs w:val="18"/>
              </w:rPr>
              <w:t>产品经理/主管</w:t>
            </w:r>
          </w:p>
        </w:tc>
        <w:tc>
          <w:tcPr>
            <w:tcW w:w="1701" w:type="dxa"/>
            <w:shd w:val="clear" w:color="auto" w:fill="auto"/>
            <w:vAlign w:val="center"/>
          </w:tcPr>
          <w:p>
            <w:pPr>
              <w:rPr>
                <w:sz w:val="18"/>
                <w:szCs w:val="18"/>
              </w:rPr>
            </w:pPr>
            <w:r>
              <w:rPr>
                <w:rFonts w:hint="eastAsia"/>
                <w:sz w:val="18"/>
                <w:szCs w:val="18"/>
              </w:rPr>
              <w:t>用户单位需求经理</w:t>
            </w:r>
          </w:p>
        </w:tc>
        <w:tc>
          <w:tcPr>
            <w:tcW w:w="1762" w:type="dxa"/>
            <w:shd w:val="clear" w:color="auto" w:fill="auto"/>
            <w:vAlign w:val="center"/>
          </w:tcPr>
          <w:p>
            <w:pPr>
              <w:rPr>
                <w:sz w:val="18"/>
                <w:szCs w:val="18"/>
              </w:rPr>
            </w:pPr>
            <w:r>
              <w:rPr>
                <w:rFonts w:hint="eastAsia"/>
                <w:sz w:val="18"/>
                <w:szCs w:val="18"/>
              </w:rPr>
              <w:t>《需求分析报告》</w:t>
            </w:r>
          </w:p>
          <w:p>
            <w:pPr>
              <w:rPr>
                <w:sz w:val="18"/>
                <w:szCs w:val="18"/>
              </w:rPr>
            </w:pPr>
            <w:r>
              <w:rPr>
                <w:rFonts w:hint="eastAsia"/>
                <w:sz w:val="18"/>
                <w:szCs w:val="18"/>
              </w:rPr>
              <w:t>《项目追踪表》</w:t>
            </w:r>
          </w:p>
        </w:tc>
      </w:tr>
      <w:tr>
        <w:tblPrEx>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PrEx>
        <w:tc>
          <w:tcPr>
            <w:tcW w:w="817" w:type="dxa"/>
            <w:shd w:val="clear" w:color="auto" w:fill="FBE4D5"/>
            <w:vAlign w:val="center"/>
          </w:tcPr>
          <w:p>
            <w:pPr>
              <w:jc w:val="center"/>
              <w:rPr>
                <w:b/>
                <w:bCs/>
              </w:rPr>
            </w:pPr>
            <w:r>
              <w:rPr>
                <w:rFonts w:hint="eastAsia"/>
                <w:b/>
                <w:bCs/>
              </w:rPr>
              <w:t>方案设计</w:t>
            </w:r>
          </w:p>
        </w:tc>
        <w:tc>
          <w:tcPr>
            <w:tcW w:w="2977" w:type="dxa"/>
            <w:shd w:val="clear" w:color="auto" w:fill="FBE4D5"/>
          </w:tcPr>
          <w:p>
            <w:pPr>
              <w:rPr>
                <w:sz w:val="20"/>
              </w:rPr>
            </w:pPr>
            <w:r>
              <w:rPr>
                <w:rFonts w:hint="eastAsia"/>
                <w:sz w:val="20"/>
              </w:rPr>
              <w:t>以需求分析阶段《需求分析报告》为实施方案之宗旨，对报告中的需求内容逐一进行分解并制定相应的实施方案，形成产品团队与开发团队间的契约性文件《开发方案》</w:t>
            </w:r>
          </w:p>
        </w:tc>
        <w:tc>
          <w:tcPr>
            <w:tcW w:w="992" w:type="dxa"/>
            <w:shd w:val="clear" w:color="auto" w:fill="FBE4D5"/>
            <w:vAlign w:val="center"/>
          </w:tcPr>
          <w:p>
            <w:pPr>
              <w:rPr>
                <w:sz w:val="18"/>
                <w:szCs w:val="18"/>
              </w:rPr>
            </w:pPr>
            <w:r>
              <w:rPr>
                <w:rFonts w:hint="eastAsia"/>
                <w:sz w:val="18"/>
                <w:szCs w:val="18"/>
              </w:rPr>
              <w:t>项目经理</w:t>
            </w:r>
          </w:p>
        </w:tc>
        <w:tc>
          <w:tcPr>
            <w:tcW w:w="1418" w:type="dxa"/>
            <w:shd w:val="clear" w:color="auto" w:fill="FBE4D5"/>
            <w:vAlign w:val="center"/>
          </w:tcPr>
          <w:p>
            <w:pPr>
              <w:rPr>
                <w:sz w:val="18"/>
                <w:szCs w:val="18"/>
              </w:rPr>
            </w:pPr>
            <w:r>
              <w:rPr>
                <w:rFonts w:hint="eastAsia"/>
                <w:sz w:val="18"/>
                <w:szCs w:val="18"/>
              </w:rPr>
              <w:t>产品经理/主管</w:t>
            </w:r>
          </w:p>
        </w:tc>
        <w:tc>
          <w:tcPr>
            <w:tcW w:w="1701" w:type="dxa"/>
            <w:shd w:val="clear" w:color="auto" w:fill="FBE4D5"/>
            <w:vAlign w:val="center"/>
          </w:tcPr>
          <w:p>
            <w:pPr>
              <w:rPr>
                <w:sz w:val="18"/>
                <w:szCs w:val="18"/>
              </w:rPr>
            </w:pPr>
            <w:r>
              <w:rPr>
                <w:rFonts w:hint="eastAsia"/>
                <w:sz w:val="18"/>
                <w:szCs w:val="18"/>
              </w:rPr>
              <w:t>开发经理/主管</w:t>
            </w:r>
          </w:p>
        </w:tc>
        <w:tc>
          <w:tcPr>
            <w:tcW w:w="1762" w:type="dxa"/>
            <w:shd w:val="clear" w:color="auto" w:fill="FBE4D5"/>
            <w:vAlign w:val="center"/>
          </w:tcPr>
          <w:p>
            <w:pPr>
              <w:rPr>
                <w:sz w:val="18"/>
                <w:szCs w:val="18"/>
              </w:rPr>
            </w:pPr>
            <w:r>
              <w:rPr>
                <w:rFonts w:hint="eastAsia"/>
                <w:sz w:val="18"/>
                <w:szCs w:val="18"/>
              </w:rPr>
              <w:t>《开发方案》</w:t>
            </w:r>
          </w:p>
          <w:p>
            <w:pPr>
              <w:rPr>
                <w:sz w:val="18"/>
                <w:szCs w:val="18"/>
              </w:rPr>
            </w:pPr>
            <w:r>
              <w:rPr>
                <w:rFonts w:hint="eastAsia"/>
                <w:sz w:val="18"/>
                <w:szCs w:val="18"/>
              </w:rPr>
              <w:t>《项目追踪表》</w:t>
            </w:r>
          </w:p>
        </w:tc>
      </w:tr>
      <w:tr>
        <w:tc>
          <w:tcPr>
            <w:tcW w:w="817" w:type="dxa"/>
            <w:shd w:val="clear" w:color="auto" w:fill="auto"/>
            <w:vAlign w:val="center"/>
          </w:tcPr>
          <w:p>
            <w:pPr>
              <w:jc w:val="center"/>
              <w:rPr>
                <w:b/>
                <w:bCs/>
              </w:rPr>
            </w:pPr>
            <w:r>
              <w:rPr>
                <w:rFonts w:hint="eastAsia"/>
                <w:b/>
                <w:bCs/>
              </w:rPr>
              <w:t>开发</w:t>
            </w:r>
          </w:p>
        </w:tc>
        <w:tc>
          <w:tcPr>
            <w:tcW w:w="2977" w:type="dxa"/>
            <w:shd w:val="clear" w:color="auto" w:fill="auto"/>
          </w:tcPr>
          <w:p>
            <w:pPr>
              <w:rPr>
                <w:sz w:val="18"/>
                <w:szCs w:val="18"/>
              </w:rPr>
            </w:pPr>
            <w:r>
              <w:rPr>
                <w:rFonts w:hint="eastAsia"/>
                <w:sz w:val="20"/>
              </w:rPr>
              <w:t>围绕方案设计阶段《开发方案》对开发团队的人、事、物进行任务分配，形成指导开发团队日常工作的《工作说明书》</w:t>
            </w:r>
          </w:p>
        </w:tc>
        <w:tc>
          <w:tcPr>
            <w:tcW w:w="992" w:type="dxa"/>
            <w:shd w:val="clear" w:color="auto" w:fill="auto"/>
            <w:vAlign w:val="center"/>
          </w:tcPr>
          <w:p>
            <w:pPr>
              <w:rPr>
                <w:sz w:val="18"/>
                <w:szCs w:val="18"/>
              </w:rPr>
            </w:pPr>
            <w:r>
              <w:rPr>
                <w:rFonts w:hint="eastAsia"/>
                <w:sz w:val="18"/>
                <w:szCs w:val="18"/>
              </w:rPr>
              <w:t>项目经理</w:t>
            </w:r>
          </w:p>
        </w:tc>
        <w:tc>
          <w:tcPr>
            <w:tcW w:w="1418" w:type="dxa"/>
            <w:shd w:val="clear" w:color="auto" w:fill="auto"/>
            <w:vAlign w:val="center"/>
          </w:tcPr>
          <w:p>
            <w:pPr>
              <w:rPr>
                <w:sz w:val="18"/>
                <w:szCs w:val="18"/>
              </w:rPr>
            </w:pPr>
            <w:r>
              <w:rPr>
                <w:rFonts w:hint="eastAsia"/>
                <w:sz w:val="18"/>
                <w:szCs w:val="18"/>
              </w:rPr>
              <w:t>开发经理/主管</w:t>
            </w:r>
          </w:p>
        </w:tc>
        <w:tc>
          <w:tcPr>
            <w:tcW w:w="1701" w:type="dxa"/>
            <w:shd w:val="clear" w:color="auto" w:fill="auto"/>
            <w:vAlign w:val="center"/>
          </w:tcPr>
          <w:p>
            <w:pPr>
              <w:rPr>
                <w:sz w:val="18"/>
                <w:szCs w:val="18"/>
              </w:rPr>
            </w:pPr>
          </w:p>
        </w:tc>
        <w:tc>
          <w:tcPr>
            <w:tcW w:w="1762" w:type="dxa"/>
            <w:shd w:val="clear" w:color="auto" w:fill="auto"/>
            <w:vAlign w:val="center"/>
          </w:tcPr>
          <w:p>
            <w:pPr>
              <w:rPr>
                <w:sz w:val="18"/>
                <w:szCs w:val="18"/>
              </w:rPr>
            </w:pPr>
            <w:r>
              <w:rPr>
                <w:rFonts w:hint="eastAsia"/>
                <w:sz w:val="18"/>
                <w:szCs w:val="18"/>
              </w:rPr>
              <w:t>《工作说明书》</w:t>
            </w:r>
          </w:p>
          <w:p>
            <w:pPr>
              <w:rPr>
                <w:sz w:val="18"/>
                <w:szCs w:val="18"/>
              </w:rPr>
            </w:pPr>
            <w:r>
              <w:rPr>
                <w:rFonts w:hint="eastAsia"/>
                <w:sz w:val="18"/>
                <w:szCs w:val="18"/>
              </w:rPr>
              <w:t>源代码</w:t>
            </w:r>
          </w:p>
          <w:p>
            <w:pPr>
              <w:rPr>
                <w:sz w:val="18"/>
                <w:szCs w:val="18"/>
              </w:rPr>
            </w:pPr>
            <w:r>
              <w:rPr>
                <w:rFonts w:hint="eastAsia"/>
                <w:sz w:val="18"/>
                <w:szCs w:val="18"/>
              </w:rPr>
              <w:t>《项目追踪表》</w:t>
            </w:r>
          </w:p>
        </w:tc>
      </w:tr>
      <w:tr>
        <w:tc>
          <w:tcPr>
            <w:tcW w:w="817" w:type="dxa"/>
            <w:shd w:val="clear" w:color="auto" w:fill="FBE4D5"/>
            <w:vAlign w:val="center"/>
          </w:tcPr>
          <w:p>
            <w:pPr>
              <w:jc w:val="center"/>
              <w:rPr>
                <w:b/>
                <w:bCs/>
              </w:rPr>
            </w:pPr>
            <w:r>
              <w:rPr>
                <w:rFonts w:hint="eastAsia"/>
                <w:b/>
                <w:bCs/>
              </w:rPr>
              <w:t>测试</w:t>
            </w:r>
          </w:p>
        </w:tc>
        <w:tc>
          <w:tcPr>
            <w:tcW w:w="2977" w:type="dxa"/>
            <w:shd w:val="clear" w:color="auto" w:fill="FBE4D5"/>
          </w:tcPr>
          <w:p>
            <w:pPr>
              <w:rPr>
                <w:sz w:val="20"/>
              </w:rPr>
            </w:pPr>
            <w:r>
              <w:rPr>
                <w:rFonts w:hint="eastAsia"/>
                <w:sz w:val="20"/>
              </w:rPr>
              <w:t>拟定测试验证计划，模拟业务场景，从功能 和 性能层面对开发成果进行测试验证及优化改善，确保符合《需求分析书》、《开发方案》中所述之内容要求，并形成《测试报告》</w:t>
            </w:r>
          </w:p>
        </w:tc>
        <w:tc>
          <w:tcPr>
            <w:tcW w:w="992" w:type="dxa"/>
            <w:shd w:val="clear" w:color="auto" w:fill="FBE4D5"/>
            <w:vAlign w:val="center"/>
          </w:tcPr>
          <w:p>
            <w:pPr>
              <w:rPr>
                <w:sz w:val="18"/>
                <w:szCs w:val="18"/>
              </w:rPr>
            </w:pPr>
            <w:r>
              <w:rPr>
                <w:rFonts w:hint="eastAsia"/>
                <w:sz w:val="18"/>
                <w:szCs w:val="18"/>
              </w:rPr>
              <w:t>项目经理</w:t>
            </w:r>
          </w:p>
        </w:tc>
        <w:tc>
          <w:tcPr>
            <w:tcW w:w="1418" w:type="dxa"/>
            <w:shd w:val="clear" w:color="auto" w:fill="FBE4D5"/>
            <w:vAlign w:val="center"/>
          </w:tcPr>
          <w:p>
            <w:pPr>
              <w:rPr>
                <w:sz w:val="18"/>
                <w:szCs w:val="18"/>
              </w:rPr>
            </w:pPr>
            <w:r>
              <w:rPr>
                <w:rFonts w:hint="eastAsia"/>
                <w:sz w:val="18"/>
                <w:szCs w:val="18"/>
              </w:rPr>
              <w:t>产品经理/主管</w:t>
            </w:r>
          </w:p>
        </w:tc>
        <w:tc>
          <w:tcPr>
            <w:tcW w:w="1701" w:type="dxa"/>
            <w:shd w:val="clear" w:color="auto" w:fill="FBE4D5"/>
            <w:vAlign w:val="center"/>
          </w:tcPr>
          <w:p>
            <w:pPr>
              <w:rPr>
                <w:sz w:val="18"/>
                <w:szCs w:val="18"/>
              </w:rPr>
            </w:pPr>
            <w:r>
              <w:rPr>
                <w:rFonts w:hint="eastAsia"/>
                <w:sz w:val="18"/>
                <w:szCs w:val="18"/>
              </w:rPr>
              <w:t>用户单位需求经理</w:t>
            </w:r>
          </w:p>
          <w:p>
            <w:pPr>
              <w:rPr>
                <w:sz w:val="18"/>
                <w:szCs w:val="18"/>
              </w:rPr>
            </w:pPr>
            <w:r>
              <w:rPr>
                <w:rFonts w:hint="eastAsia"/>
                <w:sz w:val="18"/>
                <w:szCs w:val="18"/>
              </w:rPr>
              <w:t>开发经理/主管</w:t>
            </w:r>
          </w:p>
          <w:p>
            <w:pPr>
              <w:rPr>
                <w:sz w:val="18"/>
                <w:szCs w:val="18"/>
              </w:rPr>
            </w:pPr>
            <w:r>
              <w:rPr>
                <w:rFonts w:hint="eastAsia"/>
                <w:sz w:val="18"/>
                <w:szCs w:val="18"/>
              </w:rPr>
              <w:t>运维经理/主管</w:t>
            </w:r>
          </w:p>
        </w:tc>
        <w:tc>
          <w:tcPr>
            <w:tcW w:w="1762" w:type="dxa"/>
            <w:shd w:val="clear" w:color="auto" w:fill="FBE4D5"/>
            <w:vAlign w:val="center"/>
          </w:tcPr>
          <w:p>
            <w:pPr>
              <w:rPr>
                <w:sz w:val="18"/>
                <w:szCs w:val="18"/>
              </w:rPr>
            </w:pPr>
            <w:r>
              <w:rPr>
                <w:rFonts w:hint="eastAsia"/>
                <w:sz w:val="18"/>
                <w:szCs w:val="18"/>
              </w:rPr>
              <w:t>《测试报告》</w:t>
            </w:r>
          </w:p>
          <w:p>
            <w:pPr>
              <w:rPr>
                <w:sz w:val="18"/>
                <w:szCs w:val="18"/>
              </w:rPr>
            </w:pPr>
            <w:r>
              <w:rPr>
                <w:rFonts w:hint="eastAsia"/>
                <w:sz w:val="18"/>
                <w:szCs w:val="18"/>
              </w:rPr>
              <w:t>《项目追踪表》</w:t>
            </w:r>
          </w:p>
        </w:tc>
      </w:tr>
      <w:tr>
        <w:tc>
          <w:tcPr>
            <w:tcW w:w="817" w:type="dxa"/>
            <w:shd w:val="clear" w:color="auto" w:fill="auto"/>
            <w:vAlign w:val="center"/>
          </w:tcPr>
          <w:p>
            <w:pPr>
              <w:jc w:val="center"/>
              <w:rPr>
                <w:b/>
                <w:bCs/>
              </w:rPr>
            </w:pPr>
            <w:r>
              <w:rPr>
                <w:rFonts w:hint="eastAsia"/>
                <w:b/>
                <w:bCs/>
              </w:rPr>
              <w:t>上线</w:t>
            </w:r>
          </w:p>
        </w:tc>
        <w:tc>
          <w:tcPr>
            <w:tcW w:w="2977" w:type="dxa"/>
            <w:shd w:val="clear" w:color="auto" w:fill="auto"/>
          </w:tcPr>
          <w:p>
            <w:pPr>
              <w:rPr>
                <w:sz w:val="20"/>
              </w:rPr>
            </w:pPr>
            <w:r>
              <w:rPr>
                <w:rFonts w:hint="eastAsia"/>
                <w:sz w:val="20"/>
              </w:rPr>
              <w:t>开发成果测试验证通过后，在用户单位的统筹协调之下，协助拟定上线计划 并 配合用户单位做好开发成果的发布及发布后各项功能的验证工作，确保上线工作的顺利开展，上线完成后形成《上线报告》</w:t>
            </w:r>
          </w:p>
        </w:tc>
        <w:tc>
          <w:tcPr>
            <w:tcW w:w="992" w:type="dxa"/>
            <w:shd w:val="clear" w:color="auto" w:fill="auto"/>
            <w:vAlign w:val="center"/>
          </w:tcPr>
          <w:p>
            <w:pPr>
              <w:rPr>
                <w:sz w:val="18"/>
                <w:szCs w:val="18"/>
              </w:rPr>
            </w:pPr>
            <w:r>
              <w:rPr>
                <w:rFonts w:hint="eastAsia"/>
                <w:sz w:val="18"/>
                <w:szCs w:val="18"/>
              </w:rPr>
              <w:t>用户单位负责人</w:t>
            </w:r>
          </w:p>
        </w:tc>
        <w:tc>
          <w:tcPr>
            <w:tcW w:w="1418" w:type="dxa"/>
            <w:shd w:val="clear" w:color="auto" w:fill="auto"/>
            <w:vAlign w:val="center"/>
          </w:tcPr>
          <w:p>
            <w:pPr>
              <w:rPr>
                <w:sz w:val="18"/>
                <w:szCs w:val="18"/>
              </w:rPr>
            </w:pPr>
            <w:r>
              <w:rPr>
                <w:rFonts w:hint="eastAsia"/>
                <w:sz w:val="18"/>
                <w:szCs w:val="18"/>
              </w:rPr>
              <w:t>用户单位需求经理</w:t>
            </w:r>
          </w:p>
        </w:tc>
        <w:tc>
          <w:tcPr>
            <w:tcW w:w="1701" w:type="dxa"/>
            <w:shd w:val="clear" w:color="auto" w:fill="auto"/>
            <w:vAlign w:val="center"/>
          </w:tcPr>
          <w:p>
            <w:pPr>
              <w:rPr>
                <w:sz w:val="18"/>
                <w:szCs w:val="18"/>
              </w:rPr>
            </w:pPr>
            <w:r>
              <w:rPr>
                <w:rFonts w:hint="eastAsia"/>
                <w:sz w:val="18"/>
                <w:szCs w:val="18"/>
              </w:rPr>
              <w:t>产品经理/主管</w:t>
            </w:r>
          </w:p>
          <w:p>
            <w:pPr>
              <w:rPr>
                <w:sz w:val="18"/>
                <w:szCs w:val="18"/>
              </w:rPr>
            </w:pPr>
            <w:r>
              <w:rPr>
                <w:rFonts w:hint="eastAsia"/>
                <w:sz w:val="18"/>
                <w:szCs w:val="18"/>
              </w:rPr>
              <w:t>开发经理/主管</w:t>
            </w:r>
          </w:p>
          <w:p>
            <w:pPr>
              <w:rPr>
                <w:sz w:val="18"/>
                <w:szCs w:val="18"/>
              </w:rPr>
            </w:pPr>
            <w:r>
              <w:rPr>
                <w:rFonts w:hint="eastAsia"/>
                <w:sz w:val="18"/>
                <w:szCs w:val="18"/>
              </w:rPr>
              <w:t>运维经理/主管</w:t>
            </w:r>
          </w:p>
        </w:tc>
        <w:tc>
          <w:tcPr>
            <w:tcW w:w="1762" w:type="dxa"/>
            <w:shd w:val="clear" w:color="auto" w:fill="auto"/>
            <w:vAlign w:val="center"/>
          </w:tcPr>
          <w:p>
            <w:pPr>
              <w:rPr>
                <w:sz w:val="18"/>
                <w:szCs w:val="18"/>
              </w:rPr>
            </w:pPr>
            <w:r>
              <w:rPr>
                <w:rFonts w:hint="eastAsia"/>
                <w:sz w:val="18"/>
                <w:szCs w:val="18"/>
              </w:rPr>
              <w:t>《上线报告》</w:t>
            </w:r>
          </w:p>
          <w:p>
            <w:pPr>
              <w:rPr>
                <w:sz w:val="18"/>
                <w:szCs w:val="18"/>
              </w:rPr>
            </w:pPr>
            <w:r>
              <w:rPr>
                <w:rFonts w:hint="eastAsia"/>
                <w:sz w:val="18"/>
                <w:szCs w:val="18"/>
              </w:rPr>
              <w:t>《项目追踪表》</w:t>
            </w:r>
          </w:p>
        </w:tc>
      </w:tr>
      <w:tr>
        <w:tc>
          <w:tcPr>
            <w:tcW w:w="817" w:type="dxa"/>
            <w:shd w:val="clear" w:color="auto" w:fill="FBE4D5"/>
            <w:vAlign w:val="center"/>
          </w:tcPr>
          <w:p>
            <w:pPr>
              <w:jc w:val="center"/>
              <w:rPr>
                <w:b/>
                <w:bCs/>
              </w:rPr>
            </w:pPr>
            <w:r>
              <w:rPr>
                <w:rFonts w:hint="eastAsia"/>
                <w:b/>
                <w:bCs/>
              </w:rPr>
              <w:t>验收</w:t>
            </w:r>
          </w:p>
        </w:tc>
        <w:tc>
          <w:tcPr>
            <w:tcW w:w="2977" w:type="dxa"/>
            <w:shd w:val="clear" w:color="auto" w:fill="FBE4D5"/>
          </w:tcPr>
          <w:p>
            <w:pPr>
              <w:rPr>
                <w:sz w:val="20"/>
              </w:rPr>
            </w:pPr>
            <w:r>
              <w:rPr>
                <w:rFonts w:hint="eastAsia"/>
                <w:sz w:val="20"/>
              </w:rPr>
              <w:t>项目上线并稳定运行一段时间后，组织用户单位进行项目验收工作，完成项目交付，并形成《验收报告》</w:t>
            </w:r>
          </w:p>
        </w:tc>
        <w:tc>
          <w:tcPr>
            <w:tcW w:w="992" w:type="dxa"/>
            <w:shd w:val="clear" w:color="auto" w:fill="FBE4D5"/>
            <w:vAlign w:val="center"/>
          </w:tcPr>
          <w:p>
            <w:pPr>
              <w:rPr>
                <w:sz w:val="18"/>
                <w:szCs w:val="18"/>
              </w:rPr>
            </w:pPr>
            <w:r>
              <w:rPr>
                <w:rFonts w:hint="eastAsia"/>
                <w:sz w:val="18"/>
                <w:szCs w:val="18"/>
              </w:rPr>
              <w:t>项目经理</w:t>
            </w:r>
          </w:p>
        </w:tc>
        <w:tc>
          <w:tcPr>
            <w:tcW w:w="1418" w:type="dxa"/>
            <w:shd w:val="clear" w:color="auto" w:fill="FBE4D5"/>
            <w:vAlign w:val="center"/>
          </w:tcPr>
          <w:p>
            <w:pPr>
              <w:rPr>
                <w:sz w:val="18"/>
                <w:szCs w:val="18"/>
              </w:rPr>
            </w:pPr>
            <w:r>
              <w:rPr>
                <w:rFonts w:hint="eastAsia"/>
                <w:sz w:val="18"/>
                <w:szCs w:val="18"/>
              </w:rPr>
              <w:t>产品经理/主管</w:t>
            </w:r>
          </w:p>
        </w:tc>
        <w:tc>
          <w:tcPr>
            <w:tcW w:w="1701" w:type="dxa"/>
            <w:shd w:val="clear" w:color="auto" w:fill="FBE4D5"/>
            <w:vAlign w:val="center"/>
          </w:tcPr>
          <w:p>
            <w:pPr>
              <w:rPr>
                <w:sz w:val="18"/>
                <w:szCs w:val="18"/>
              </w:rPr>
            </w:pPr>
            <w:r>
              <w:rPr>
                <w:rFonts w:hint="eastAsia"/>
                <w:sz w:val="18"/>
                <w:szCs w:val="18"/>
              </w:rPr>
              <w:t>用户单位需求经理</w:t>
            </w:r>
          </w:p>
          <w:p>
            <w:pPr>
              <w:rPr>
                <w:sz w:val="18"/>
                <w:szCs w:val="18"/>
              </w:rPr>
            </w:pPr>
            <w:r>
              <w:rPr>
                <w:rFonts w:hint="eastAsia"/>
                <w:sz w:val="18"/>
                <w:szCs w:val="18"/>
              </w:rPr>
              <w:t>开发经理/主管</w:t>
            </w:r>
          </w:p>
        </w:tc>
        <w:tc>
          <w:tcPr>
            <w:tcW w:w="1762" w:type="dxa"/>
            <w:shd w:val="clear" w:color="auto" w:fill="FBE4D5"/>
            <w:vAlign w:val="center"/>
          </w:tcPr>
          <w:p>
            <w:pPr>
              <w:rPr>
                <w:sz w:val="18"/>
                <w:szCs w:val="18"/>
              </w:rPr>
            </w:pPr>
            <w:r>
              <w:rPr>
                <w:rFonts w:hint="eastAsia"/>
                <w:sz w:val="18"/>
                <w:szCs w:val="18"/>
              </w:rPr>
              <w:t>《验收报告》</w:t>
            </w:r>
          </w:p>
          <w:p>
            <w:pPr>
              <w:rPr>
                <w:sz w:val="18"/>
                <w:szCs w:val="18"/>
              </w:rPr>
            </w:pPr>
            <w:r>
              <w:rPr>
                <w:rFonts w:hint="eastAsia"/>
                <w:sz w:val="18"/>
                <w:szCs w:val="18"/>
              </w:rPr>
              <w:t>《项目追踪表》</w:t>
            </w:r>
          </w:p>
        </w:tc>
      </w:tr>
      <w:tr>
        <w:tc>
          <w:tcPr>
            <w:tcW w:w="817" w:type="dxa"/>
            <w:shd w:val="clear" w:color="auto" w:fill="auto"/>
            <w:vAlign w:val="center"/>
          </w:tcPr>
          <w:p>
            <w:pPr>
              <w:jc w:val="center"/>
              <w:rPr>
                <w:b/>
                <w:bCs/>
              </w:rPr>
            </w:pPr>
            <w:r>
              <w:rPr>
                <w:rFonts w:hint="eastAsia"/>
                <w:b/>
                <w:bCs/>
              </w:rPr>
              <w:t>运维</w:t>
            </w:r>
          </w:p>
        </w:tc>
        <w:tc>
          <w:tcPr>
            <w:tcW w:w="2977" w:type="dxa"/>
            <w:shd w:val="clear" w:color="auto" w:fill="auto"/>
          </w:tcPr>
          <w:p>
            <w:pPr>
              <w:rPr>
                <w:sz w:val="20"/>
              </w:rPr>
            </w:pPr>
            <w:r>
              <w:rPr>
                <w:rFonts w:hint="eastAsia"/>
                <w:sz w:val="20"/>
              </w:rPr>
              <w:t>确保项目稳定可靠的为用户提供服务，定期形成《运维报告》</w:t>
            </w:r>
          </w:p>
        </w:tc>
        <w:tc>
          <w:tcPr>
            <w:tcW w:w="992" w:type="dxa"/>
            <w:shd w:val="clear" w:color="auto" w:fill="auto"/>
            <w:vAlign w:val="center"/>
          </w:tcPr>
          <w:p>
            <w:pPr>
              <w:rPr>
                <w:sz w:val="18"/>
                <w:szCs w:val="18"/>
              </w:rPr>
            </w:pPr>
            <w:r>
              <w:rPr>
                <w:rFonts w:hint="eastAsia"/>
                <w:sz w:val="18"/>
                <w:szCs w:val="18"/>
              </w:rPr>
              <w:t>项目经理</w:t>
            </w:r>
          </w:p>
        </w:tc>
        <w:tc>
          <w:tcPr>
            <w:tcW w:w="1418" w:type="dxa"/>
            <w:shd w:val="clear" w:color="auto" w:fill="auto"/>
            <w:vAlign w:val="center"/>
          </w:tcPr>
          <w:p>
            <w:pPr>
              <w:rPr>
                <w:sz w:val="18"/>
                <w:szCs w:val="18"/>
              </w:rPr>
            </w:pPr>
            <w:r>
              <w:rPr>
                <w:rFonts w:hint="eastAsia"/>
                <w:sz w:val="18"/>
                <w:szCs w:val="18"/>
              </w:rPr>
              <w:t>运维经理/主管</w:t>
            </w:r>
          </w:p>
        </w:tc>
        <w:tc>
          <w:tcPr>
            <w:tcW w:w="1701" w:type="dxa"/>
            <w:shd w:val="clear" w:color="auto" w:fill="auto"/>
            <w:vAlign w:val="center"/>
          </w:tcPr>
          <w:p>
            <w:pPr>
              <w:rPr>
                <w:sz w:val="18"/>
                <w:szCs w:val="18"/>
              </w:rPr>
            </w:pPr>
            <w:r>
              <w:rPr>
                <w:rFonts w:hint="eastAsia"/>
                <w:sz w:val="18"/>
                <w:szCs w:val="18"/>
              </w:rPr>
              <w:t>产品经理/主管</w:t>
            </w:r>
          </w:p>
          <w:p>
            <w:pPr>
              <w:rPr>
                <w:sz w:val="18"/>
                <w:szCs w:val="18"/>
              </w:rPr>
            </w:pPr>
            <w:r>
              <w:rPr>
                <w:rFonts w:hint="eastAsia"/>
                <w:sz w:val="18"/>
                <w:szCs w:val="18"/>
              </w:rPr>
              <w:t>开发经理/主管</w:t>
            </w:r>
          </w:p>
          <w:p>
            <w:pPr>
              <w:rPr>
                <w:sz w:val="18"/>
                <w:szCs w:val="18"/>
              </w:rPr>
            </w:pPr>
            <w:r>
              <w:rPr>
                <w:rFonts w:hint="eastAsia"/>
                <w:sz w:val="18"/>
                <w:szCs w:val="18"/>
              </w:rPr>
              <w:t>用户单位需求经理</w:t>
            </w:r>
          </w:p>
        </w:tc>
        <w:tc>
          <w:tcPr>
            <w:tcW w:w="1762" w:type="dxa"/>
            <w:shd w:val="clear" w:color="auto" w:fill="auto"/>
            <w:vAlign w:val="center"/>
          </w:tcPr>
          <w:p>
            <w:pPr>
              <w:rPr>
                <w:sz w:val="18"/>
                <w:szCs w:val="18"/>
              </w:rPr>
            </w:pPr>
            <w:r>
              <w:rPr>
                <w:rFonts w:hint="eastAsia"/>
                <w:sz w:val="18"/>
                <w:szCs w:val="18"/>
              </w:rPr>
              <w:t>《运维报告》</w:t>
            </w:r>
          </w:p>
        </w:tc>
      </w:tr>
    </w:tbl>
    <w:p/>
    <w:p>
      <w:r>
        <w:rPr>
          <w:rFonts w:hint="eastAsia"/>
        </w:rPr>
        <w:t>交付物模板：</w:t>
      </w:r>
    </w:p>
    <w:p>
      <w:r>
        <w:object>
          <v:shape id="_x0000_i1025" o:spt="75" type="#_x0000_t75" style="height:48pt;width:76pt;" o:ole="t" filled="f" o:preferrelative="t" stroked="f" coordsize="21600,21600">
            <v:path/>
            <v:fill on="f" focussize="0,0"/>
            <v:stroke on="f" joinstyle="miter"/>
            <v:imagedata r:id="rId10" o:title=""/>
            <o:lock v:ext="edit" aspectratio="t"/>
            <w10:wrap type="none"/>
            <w10:anchorlock/>
          </v:shape>
          <o:OLEObject Type="Embed" ProgID="Excel.Sheet.12" ShapeID="_x0000_i1025" DrawAspect="Icon" ObjectID="_1468075725" r:id="rId9">
            <o:LockedField>false</o:LockedField>
          </o:OLEObject>
        </w:object>
      </w:r>
      <w:bookmarkStart w:id="15" w:name="_MON_1702898022"/>
      <w:bookmarkEnd w:id="15"/>
      <w:r>
        <w:object>
          <v:shape id="_x0000_i1026" o:spt="75" type="#_x0000_t75" style="height:48pt;width:76pt;" o:ole="t" filled="f" o:preferrelative="t" stroked="f" coordsize="21600,21600">
            <v:path/>
            <v:fill on="f" focussize="0,0"/>
            <v:stroke on="f" joinstyle="miter"/>
            <v:imagedata r:id="rId12" o:title=""/>
            <o:lock v:ext="edit" aspectratio="t"/>
            <w10:wrap type="none"/>
            <w10:anchorlock/>
          </v:shape>
          <o:OLEObject Type="Embed" ProgID="Word.Document.12" ShapeID="_x0000_i1026" DrawAspect="Icon" ObjectID="_1468075726" r:id="rId11">
            <o:LockedField>false</o:LockedField>
          </o:OLEObject>
        </w:object>
      </w:r>
      <w:bookmarkStart w:id="16" w:name="_MON_1702898041"/>
      <w:bookmarkEnd w:id="16"/>
      <w:r>
        <w:object>
          <v:shape id="_x0000_i1027" o:spt="75" type="#_x0000_t75" style="height:48pt;width:76pt;" o:ole="t" filled="f" o:preferrelative="t" stroked="f" coordsize="21600,21600">
            <v:path/>
            <v:fill on="f" focussize="0,0"/>
            <v:stroke on="f" joinstyle="miter"/>
            <v:imagedata r:id="rId14" o:title=""/>
            <o:lock v:ext="edit" aspectratio="t"/>
            <w10:wrap type="none"/>
            <w10:anchorlock/>
          </v:shape>
          <o:OLEObject Type="Embed" ProgID="Word.Document.12" ShapeID="_x0000_i1027" DrawAspect="Icon" ObjectID="_1468075727" r:id="rId13">
            <o:LockedField>false</o:LockedField>
          </o:OLEObject>
        </w:object>
      </w:r>
      <w:r>
        <w:object>
          <v:shape id="_x0000_i1028" o:spt="75" type="#_x0000_t75" style="height:48pt;width:76pt;" o:ole="t" filled="f" o:preferrelative="t" stroked="f" coordsize="21600,21600">
            <v:path/>
            <v:fill on="f" focussize="0,0"/>
            <v:stroke on="f" joinstyle="miter"/>
            <v:imagedata r:id="rId16" o:title=""/>
            <o:lock v:ext="edit" aspectratio="t"/>
            <w10:wrap type="none"/>
            <w10:anchorlock/>
          </v:shape>
          <o:OLEObject Type="Embed" ProgID="Excel.Sheet.12" ShapeID="_x0000_i1028" DrawAspect="Icon" ObjectID="_1468075728" r:id="rId15">
            <o:LockedField>false</o:LockedField>
          </o:OLEObject>
        </w:object>
      </w:r>
      <w:r>
        <w:object>
          <v:shape id="_x0000_i1029" o:spt="75" type="#_x0000_t75" style="height:48pt;width:76pt;" o:ole="t" filled="f" o:preferrelative="t" stroked="f" coordsize="21600,21600">
            <v:path/>
            <v:fill on="f" focussize="0,0"/>
            <v:stroke on="f" joinstyle="miter"/>
            <v:imagedata r:id="rId18" o:title=""/>
            <o:lock v:ext="edit" aspectratio="t"/>
            <w10:wrap type="none"/>
            <w10:anchorlock/>
          </v:shape>
          <o:OLEObject Type="Embed" ProgID="Excel.Sheet.12" ShapeID="_x0000_i1029" DrawAspect="Icon" ObjectID="_1468075729" r:id="rId17">
            <o:LockedField>false</o:LockedField>
          </o:OLEObject>
        </w:object>
      </w:r>
      <w:r>
        <w:object>
          <v:shape id="_x0000_i1030" o:spt="75" type="#_x0000_t75" style="height:48pt;width:76pt;" o:ole="t" filled="f" o:preferrelative="t" stroked="f" coordsize="21600,21600">
            <v:path/>
            <v:fill on="f" focussize="0,0"/>
            <v:stroke on="f" joinstyle="miter"/>
            <v:imagedata r:id="rId20" o:title=""/>
            <o:lock v:ext="edit" aspectratio="t"/>
            <w10:wrap type="none"/>
            <w10:anchorlock/>
          </v:shape>
          <o:OLEObject Type="Embed" ProgID="Excel.Sheet.12" ShapeID="_x0000_i1030" DrawAspect="Icon" ObjectID="_1468075730" r:id="rId19">
            <o:LockedField>false</o:LockedField>
          </o:OLEObject>
        </w:object>
      </w:r>
      <w:bookmarkStart w:id="17" w:name="_MON_1702898148"/>
      <w:bookmarkEnd w:id="17"/>
      <w:r>
        <w:object>
          <v:shape id="_x0000_i1031" o:spt="75" type="#_x0000_t75" style="height:48pt;width:76pt;" o:ole="t" filled="f" o:preferrelative="t" stroked="f" coordsize="21600,21600">
            <v:path/>
            <v:fill on="f" focussize="0,0"/>
            <v:stroke on="f" joinstyle="miter"/>
            <v:imagedata r:id="rId22" o:title=""/>
            <o:lock v:ext="edit" aspectratio="t"/>
            <w10:wrap type="none"/>
            <w10:anchorlock/>
          </v:shape>
          <o:OLEObject Type="Embed" ProgID="Word.Document.12" ShapeID="_x0000_i1031" DrawAspect="Icon" ObjectID="_1468075731" r:id="rId21">
            <o:LockedField>false</o:LockedField>
          </o:OLEObject>
        </w:object>
      </w:r>
      <w:r>
        <w:object>
          <v:shape id="_x0000_i1032" o:spt="75" type="#_x0000_t75" style="height:48pt;width:76pt;" o:ole="t" filled="f" o:preferrelative="t" stroked="f" coordsize="21600,21600">
            <v:path/>
            <v:fill on="f" focussize="0,0"/>
            <v:stroke on="f" joinstyle="miter"/>
            <v:imagedata r:id="rId24" o:title=""/>
            <o:lock v:ext="edit" aspectratio="t"/>
            <w10:wrap type="none"/>
            <w10:anchorlock/>
          </v:shape>
          <o:OLEObject Type="Embed" ProgID="Excel.Sheet.12" ShapeID="_x0000_i1032" DrawAspect="Icon" ObjectID="_1468075732" r:id="rId23">
            <o:LockedField>false</o:LockedField>
          </o:OLEObject>
        </w:object>
      </w:r>
    </w:p>
    <w:p>
      <w:ins w:id="3" w:author="ArlongWeng" w:date="2022-01-11T14:16:00Z">
        <w:r>
          <w:rPr>
            <w:rFonts w:hint="eastAsia"/>
          </w:rPr>
          <w:t>这些附件名字有些紧凑，可能</w:t>
        </w:r>
      </w:ins>
      <w:ins w:id="4" w:author="ArlongWeng" w:date="2022-01-11T14:17:00Z">
        <w:r>
          <w:rPr>
            <w:rFonts w:hint="eastAsia"/>
          </w:rPr>
          <w:t>会影响读者直观识得文件名称，建议重新</w:t>
        </w:r>
      </w:ins>
      <w:ins w:id="5" w:author="ArlongWeng" w:date="2022-01-11T14:18:00Z">
        <w:r>
          <w:rPr>
            <w:rFonts w:hint="eastAsia"/>
          </w:rPr>
          <w:t>附加。</w:t>
        </w:r>
      </w:ins>
    </w:p>
    <w:p>
      <w:pPr>
        <w:pStyle w:val="3"/>
      </w:pPr>
      <w:bookmarkStart w:id="18" w:name="_Toc92372384"/>
      <w:r>
        <w:rPr>
          <w:rFonts w:hint="eastAsia"/>
        </w:rPr>
        <w:t>项目生命周期实施流程</w:t>
      </w:r>
      <w:bookmarkEnd w:id="18"/>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9"/>
        <w:gridCol w:w="1745"/>
        <w:gridCol w:w="1745"/>
        <w:gridCol w:w="1745"/>
        <w:gridCol w:w="1746"/>
        <w:gridCol w:w="1791"/>
      </w:tblGrid>
      <w:tr>
        <w:tc>
          <w:tcPr>
            <w:tcW w:w="669" w:type="dxa"/>
            <w:vMerge w:val="restart"/>
            <w:shd w:val="clear" w:color="auto" w:fill="ED7D31"/>
            <w:vAlign w:val="center"/>
          </w:tcPr>
          <w:p>
            <w:pPr>
              <w:rPr>
                <w:b/>
                <w:color w:val="FFFFFF"/>
              </w:rPr>
            </w:pPr>
            <w:r>
              <w:rPr>
                <w:rFonts w:hint="eastAsia"/>
                <w:b/>
                <w:color w:val="FFFFFF"/>
              </w:rPr>
              <w:t>阶段</w:t>
            </w:r>
          </w:p>
        </w:tc>
        <w:tc>
          <w:tcPr>
            <w:tcW w:w="6981" w:type="dxa"/>
            <w:gridSpan w:val="4"/>
            <w:shd w:val="clear" w:color="auto" w:fill="ED7D31"/>
            <w:vAlign w:val="center"/>
          </w:tcPr>
          <w:p>
            <w:pPr>
              <w:jc w:val="center"/>
              <w:rPr>
                <w:b/>
                <w:color w:val="FFFFFF"/>
              </w:rPr>
            </w:pPr>
            <w:r>
              <w:rPr>
                <w:rFonts w:hint="eastAsia"/>
                <w:b/>
                <w:color w:val="FFFFFF"/>
              </w:rPr>
              <w:t>流程</w:t>
            </w:r>
          </w:p>
        </w:tc>
        <w:tc>
          <w:tcPr>
            <w:tcW w:w="1791" w:type="dxa"/>
            <w:vMerge w:val="restart"/>
            <w:shd w:val="clear" w:color="auto" w:fill="ED7D31"/>
            <w:vAlign w:val="center"/>
          </w:tcPr>
          <w:p>
            <w:pPr>
              <w:jc w:val="center"/>
              <w:rPr>
                <w:b/>
                <w:color w:val="FFFFFF"/>
              </w:rPr>
            </w:pPr>
            <w:r>
              <w:rPr>
                <w:rFonts w:hint="eastAsia"/>
                <w:b/>
                <w:color w:val="FFFFFF"/>
              </w:rPr>
              <w:t>交付物</w:t>
            </w:r>
          </w:p>
        </w:tc>
      </w:tr>
      <w:tr>
        <w:tc>
          <w:tcPr>
            <w:tcW w:w="669" w:type="dxa"/>
            <w:vMerge w:val="continue"/>
            <w:shd w:val="clear" w:color="auto" w:fill="ED7D31"/>
            <w:vAlign w:val="center"/>
          </w:tcPr>
          <w:p>
            <w:pPr>
              <w:rPr>
                <w:b/>
              </w:rPr>
            </w:pPr>
          </w:p>
        </w:tc>
        <w:tc>
          <w:tcPr>
            <w:tcW w:w="1745" w:type="dxa"/>
            <w:shd w:val="clear" w:color="auto" w:fill="ED7D31"/>
          </w:tcPr>
          <w:p>
            <w:pPr>
              <w:rPr>
                <w:b/>
                <w:color w:val="FFFFFF"/>
              </w:rPr>
            </w:pPr>
            <w:r>
              <w:rPr>
                <w:rFonts w:hint="eastAsia"/>
                <w:b/>
                <w:color w:val="FFFFFF"/>
              </w:rPr>
              <w:t>用户单位执行人</w:t>
            </w:r>
          </w:p>
        </w:tc>
        <w:tc>
          <w:tcPr>
            <w:tcW w:w="1745" w:type="dxa"/>
            <w:shd w:val="clear" w:color="auto" w:fill="ED7D31"/>
          </w:tcPr>
          <w:p>
            <w:pPr>
              <w:rPr>
                <w:b/>
                <w:color w:val="FFFFFF"/>
              </w:rPr>
            </w:pPr>
            <w:r>
              <w:rPr>
                <w:rFonts w:hint="eastAsia"/>
                <w:b/>
                <w:color w:val="FFFFFF"/>
              </w:rPr>
              <w:t>用户单位责任人</w:t>
            </w:r>
          </w:p>
        </w:tc>
        <w:tc>
          <w:tcPr>
            <w:tcW w:w="1745" w:type="dxa"/>
            <w:shd w:val="clear" w:color="auto" w:fill="ED7D31"/>
          </w:tcPr>
          <w:p>
            <w:pPr>
              <w:rPr>
                <w:b/>
                <w:color w:val="FFFFFF"/>
              </w:rPr>
            </w:pPr>
            <w:r>
              <w:rPr>
                <w:rFonts w:hint="eastAsia"/>
                <w:b/>
                <w:color w:val="FFFFFF"/>
              </w:rPr>
              <w:t>I</w:t>
            </w:r>
            <w:r>
              <w:rPr>
                <w:b/>
                <w:color w:val="FFFFFF"/>
              </w:rPr>
              <w:t>T</w:t>
            </w:r>
            <w:r>
              <w:rPr>
                <w:rFonts w:hint="eastAsia"/>
                <w:b/>
                <w:color w:val="FFFFFF"/>
              </w:rPr>
              <w:t>单位责任人</w:t>
            </w:r>
          </w:p>
        </w:tc>
        <w:tc>
          <w:tcPr>
            <w:tcW w:w="1746" w:type="dxa"/>
            <w:shd w:val="clear" w:color="auto" w:fill="ED7D31"/>
          </w:tcPr>
          <w:p>
            <w:pPr>
              <w:rPr>
                <w:b/>
                <w:color w:val="FFFFFF"/>
              </w:rPr>
            </w:pPr>
            <w:r>
              <w:rPr>
                <w:rFonts w:hint="eastAsia"/>
                <w:b/>
                <w:color w:val="FFFFFF"/>
              </w:rPr>
              <w:t>I</w:t>
            </w:r>
            <w:r>
              <w:rPr>
                <w:b/>
                <w:color w:val="FFFFFF"/>
              </w:rPr>
              <w:t>T</w:t>
            </w:r>
            <w:r>
              <w:rPr>
                <w:rFonts w:hint="eastAsia"/>
                <w:b/>
                <w:color w:val="FFFFFF"/>
              </w:rPr>
              <w:t>单位执行人</w:t>
            </w:r>
          </w:p>
        </w:tc>
        <w:tc>
          <w:tcPr>
            <w:tcW w:w="1791" w:type="dxa"/>
            <w:vMerge w:val="continue"/>
            <w:shd w:val="clear" w:color="auto" w:fill="ED7D31"/>
            <w:vAlign w:val="center"/>
          </w:tcPr>
          <w:p/>
        </w:tc>
      </w:tr>
      <w:tr>
        <w:trPr>
          <w:trHeight w:val="1961" w:hRule="atLeast"/>
        </w:trPr>
        <w:tc>
          <w:tcPr>
            <w:tcW w:w="669" w:type="dxa"/>
            <w:shd w:val="clear" w:color="auto" w:fill="auto"/>
            <w:vAlign w:val="center"/>
          </w:tcPr>
          <w:p>
            <w:pPr>
              <w:rPr>
                <w:b/>
              </w:rPr>
            </w:pPr>
            <w:r>
              <w:rPr>
                <w:rFonts w:hint="eastAsia"/>
                <w:b/>
              </w:rPr>
              <w:t>项目调研</w:t>
            </w:r>
          </w:p>
        </w:tc>
        <w:tc>
          <w:tcPr>
            <w:tcW w:w="1745" w:type="dxa"/>
            <w:shd w:val="clear" w:color="auto" w:fill="auto"/>
          </w:tcPr>
          <w:p>
            <w:r>
              <w:rPr>
                <w:rFonts w:hint="eastAsia"/>
              </w:rPr>
              <mc:AlternateContent>
                <mc:Choice Requires="wps">
                  <w:drawing>
                    <wp:anchor distT="0" distB="0" distL="114300" distR="114300" simplePos="0" relativeHeight="251736064" behindDoc="0" locked="0" layoutInCell="1" allowOverlap="1">
                      <wp:simplePos x="0" y="0"/>
                      <wp:positionH relativeFrom="column">
                        <wp:posOffset>786765</wp:posOffset>
                      </wp:positionH>
                      <wp:positionV relativeFrom="paragraph">
                        <wp:posOffset>695960</wp:posOffset>
                      </wp:positionV>
                      <wp:extent cx="558800" cy="0"/>
                      <wp:effectExtent l="0" t="63500" r="0" b="76200"/>
                      <wp:wrapNone/>
                      <wp:docPr id="36" name="直线箭头连接符 36"/>
                      <wp:cNvGraphicFramePr/>
                      <a:graphic xmlns:a="http://schemas.openxmlformats.org/drawingml/2006/main">
                        <a:graphicData uri="http://schemas.microsoft.com/office/word/2010/wordprocessingShape">
                          <wps:wsp>
                            <wps:cNvCnPr/>
                            <wps:spPr>
                              <a:xfrm>
                                <a:off x="0" y="0"/>
                                <a:ext cx="55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36" o:spid="_x0000_s1026" o:spt="32" type="#_x0000_t32" style="position:absolute;left:0pt;margin-left:61.95pt;margin-top:54.8pt;height:0pt;width:44pt;z-index:251736064;mso-width-relative:page;mso-height-relative:page;" filled="f" stroked="t" coordsize="21600,21600" o:gfxdata="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&#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BsfRcT1gAAAAsBAAAPAAAAAAAAAAEAIAAAADgAAABk&#10;cnMvZG93bnJldi54bWxQSwECFAAUAAAACACHTuJAq6WZtfIBAACUAwAADgAAAAAAAAABACAAAAA7&#10;AQAAZHJzL2Uyb0RvYy54bWxQSwUGAAAAAAYABgBZAQAAnwU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5040" behindDoc="0" locked="0" layoutInCell="1" allowOverlap="1">
                      <wp:simplePos x="0" y="0"/>
                      <wp:positionH relativeFrom="column">
                        <wp:posOffset>456565</wp:posOffset>
                      </wp:positionH>
                      <wp:positionV relativeFrom="paragraph">
                        <wp:posOffset>391160</wp:posOffset>
                      </wp:positionV>
                      <wp:extent cx="0" cy="165100"/>
                      <wp:effectExtent l="63500" t="0" r="38100" b="38100"/>
                      <wp:wrapNone/>
                      <wp:docPr id="35" name="直线箭头连接符 35"/>
                      <wp:cNvGraphicFramePr/>
                      <a:graphic xmlns:a="http://schemas.openxmlformats.org/drawingml/2006/main">
                        <a:graphicData uri="http://schemas.microsoft.com/office/word/2010/wordprocessingShape">
                          <wps:wsp>
                            <wps:cNvCnPr/>
                            <wps:spPr>
                              <a:xfrm>
                                <a:off x="0" y="0"/>
                                <a:ext cx="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35" o:spid="_x0000_s1026" o:spt="32" type="#_x0000_t32" style="position:absolute;left:0pt;margin-left:35.95pt;margin-top:30.8pt;height:13pt;width:0pt;z-index:251735040;mso-width-relative:page;mso-height-relative:page;" filled="f" stroked="t" coordsize="21600,21600" o:gfxdata="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&#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DoJsHLVAAAABwEAAA8AAAAAAAAAAQAgAAAAOAAAAGRy&#10;cy9kb3ducmV2LnhtbFBLAQIUABQAAAAIAIdO4kBi+WFt8gEAAJQDAAAOAAAAAAAAAAEAIAAAADoB&#10;AABkcnMvZTJvRG9jLnhtbFBLBQYAAAAABgAGAFkBAACe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214630</wp:posOffset>
                      </wp:positionH>
                      <wp:positionV relativeFrom="paragraph">
                        <wp:posOffset>96520</wp:posOffset>
                      </wp:positionV>
                      <wp:extent cx="457200" cy="292100"/>
                      <wp:effectExtent l="0" t="0" r="0" b="0"/>
                      <wp:wrapNone/>
                      <wp:docPr id="13" name="圆角矩形 13"/>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调研</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pt;margin-top:7.6pt;height:23pt;width:36pt;z-index:251661312;v-text-anchor:middle;mso-width-relative:page;mso-height-relative:page;" fillcolor="#FFC000 [3207]" filled="t" stroked="f" coordsize="21600,21600" arcsize="0.166666666666667" o:gfxdata="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YuGQ9UAAAAIAQAADwAAAAAAAAABACAAAAA4AAAAZHJz&#10;L2Rvd25yZXYueG1sUEsBAhQAFAAAAAgAh07iQHi9qQ1jAgAAlAQAAA4AAAAAAAAAAQAgAAAAOgEA&#10;AGRycy9lMm9Eb2MueG1sUEsFBgAAAAAGAAYAWQEAAA8GA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调研</w:t>
                            </w:r>
                          </w:p>
                        </w:txbxContent>
                      </v:textbox>
                    </v:roundrect>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74930</wp:posOffset>
                      </wp:positionH>
                      <wp:positionV relativeFrom="paragraph">
                        <wp:posOffset>553720</wp:posOffset>
                      </wp:positionV>
                      <wp:extent cx="711200" cy="304800"/>
                      <wp:effectExtent l="0" t="0" r="0" b="0"/>
                      <wp:wrapNone/>
                      <wp:docPr id="14" name="圆角矩形 14"/>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申请立案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9pt;margin-top:43.6pt;height:24pt;width:56pt;z-index:251662336;v-text-anchor:middle;mso-width-relative:page;mso-height-relative:page;" fillcolor="#FFC000 [3207]" filled="t" stroked="f" coordsize="21600,21600" arcsize="0.166666666666667" o:gfxdata="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&#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Cw3Y5vWAAAACQEAAA8AAAAAAAAAAQAgAAAAOAAAAGRy&#10;cy9kb3ducmV2LnhtbFBLAQIUABQAAAAIAIdO4kCtOLWxYwIAAJQEAAAOAAAAAAAAAAEAIAAAADs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申请立案</w:t>
                            </w:r>
                          </w:p>
                        </w:txbxContent>
                      </v:textbox>
                    </v:roundrect>
                  </w:pict>
                </mc:Fallback>
              </mc:AlternateContent>
            </w:r>
          </w:p>
        </w:tc>
        <w:tc>
          <w:tcPr>
            <w:tcW w:w="1745" w:type="dxa"/>
            <w:shd w:val="clear" w:color="auto" w:fill="auto"/>
          </w:tcPr>
          <w:p>
            <w:r>
              <w:rPr>
                <w:rFonts w:hint="eastAsia"/>
              </w:rPr>
              <mc:AlternateContent>
                <mc:Choice Requires="wps">
                  <w:drawing>
                    <wp:anchor distT="0" distB="0" distL="114300" distR="114300" simplePos="0" relativeHeight="251664384" behindDoc="0" locked="0" layoutInCell="1" allowOverlap="1">
                      <wp:simplePos x="0" y="0"/>
                      <wp:positionH relativeFrom="column">
                        <wp:posOffset>231775</wp:posOffset>
                      </wp:positionH>
                      <wp:positionV relativeFrom="paragraph">
                        <wp:posOffset>553085</wp:posOffset>
                      </wp:positionV>
                      <wp:extent cx="457200" cy="292100"/>
                      <wp:effectExtent l="0" t="0" r="0" b="0"/>
                      <wp:wrapNone/>
                      <wp:docPr id="16" name="圆角矩形 16"/>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审批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25pt;margin-top:43.55pt;height:23pt;width:36pt;z-index:251664384;v-text-anchor:middle;mso-width-relative:page;mso-height-relative:page;" fillcolor="#FFC000 [3207]" filled="t" stroked="f" coordsize="21600,21600" arcsize="0.166666666666667" o:gfxdata="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&#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AWa67XXAAAACQEAAA8AAAAAAAAAAQAgAAAAOAAAAGRy&#10;cy9kb3ducmV2LnhtbFBLAQIUABQAAAAIAIdO4kDjuLDIYgIAAJQEAAAOAAAAAAAAAAEAIAAAADw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审批</w:t>
                            </w:r>
                          </w:p>
                        </w:txbxContent>
                      </v:textbox>
                    </v:roundrect>
                  </w:pict>
                </mc:Fallback>
              </mc:AlternateContent>
            </w:r>
            <w:r>
              <w:rPr>
                <w:rFonts w:hint="eastAsia"/>
              </w:rPr>
              <mc:AlternateContent>
                <mc:Choice Requires="wps">
                  <w:drawing>
                    <wp:anchor distT="0" distB="0" distL="114300" distR="114300" simplePos="0" relativeHeight="251665408" behindDoc="0" locked="0" layoutInCell="1" allowOverlap="1">
                      <wp:simplePos x="0" y="0"/>
                      <wp:positionH relativeFrom="column">
                        <wp:posOffset>694690</wp:posOffset>
                      </wp:positionH>
                      <wp:positionV relativeFrom="paragraph">
                        <wp:posOffset>695960</wp:posOffset>
                      </wp:positionV>
                      <wp:extent cx="660400" cy="0"/>
                      <wp:effectExtent l="0" t="63500" r="0" b="76200"/>
                      <wp:wrapNone/>
                      <wp:docPr id="20" name="直线箭头连接符 20"/>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20" o:spid="_x0000_s1026" o:spt="32" type="#_x0000_t32" style="position:absolute;left:0pt;margin-left:54.7pt;margin-top:54.8pt;height:0pt;width:52pt;z-index:251665408;mso-width-relative:page;mso-height-relative:page;" filled="f" stroked="t" coordsize="21600,21600" o:gfxdata="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PmVXpjWAAAACwEAAA8AAAAAAAAAAQAgAAAAOAAAAGRy&#10;cy9kb3ducmV2LnhtbFBLAQIUABQAAAAIAIdO4kA9Jabh8QEAAJQDAAAOAAAAAAAAAAEAIAAAADsB&#10;AABkcnMvZTJvRG9jLnhtbFBLBQYAAAAABgAGAFkBAACeBQAAAAA=&#10;">
                      <v:fill on="f" focussize="0,0"/>
                      <v:stroke weight="0.5pt" color="#4472C4 [3204]" miterlimit="8" joinstyle="miter" endarrow="block"/>
                      <v:imagedata o:title=""/>
                      <o:lock v:ext="edit" aspectratio="f"/>
                    </v:shape>
                  </w:pict>
                </mc:Fallback>
              </mc:AlternateContent>
            </w:r>
          </w:p>
        </w:tc>
        <w:tc>
          <w:tcPr>
            <w:tcW w:w="1745" w:type="dxa"/>
            <w:shd w:val="clear" w:color="auto" w:fill="auto"/>
          </w:tcPr>
          <w:p>
            <w:r>
              <w:rPr>
                <w:rFonts w:hint="eastAsia"/>
              </w:rPr>
              <mc:AlternateContent>
                <mc:Choice Requires="wps">
                  <w:drawing>
                    <wp:anchor distT="0" distB="0" distL="114300" distR="114300" simplePos="0" relativeHeight="251666432" behindDoc="0" locked="0" layoutInCell="1" allowOverlap="1">
                      <wp:simplePos x="0" y="0"/>
                      <wp:positionH relativeFrom="column">
                        <wp:posOffset>678815</wp:posOffset>
                      </wp:positionH>
                      <wp:positionV relativeFrom="paragraph">
                        <wp:posOffset>713740</wp:posOffset>
                      </wp:positionV>
                      <wp:extent cx="1600200" cy="0"/>
                      <wp:effectExtent l="0" t="63500" r="0" b="76200"/>
                      <wp:wrapNone/>
                      <wp:docPr id="21" name="直线箭头连接符 21"/>
                      <wp:cNvGraphicFramePr/>
                      <a:graphic xmlns:a="http://schemas.openxmlformats.org/drawingml/2006/main">
                        <a:graphicData uri="http://schemas.microsoft.com/office/word/2010/wordprocessingShape">
                          <wps:wsp>
                            <wps:cNvCnPr/>
                            <wps:spPr>
                              <a:xfrm>
                                <a:off x="0" y="0"/>
                                <a:ext cx="1600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21" o:spid="_x0000_s1026" o:spt="32" type="#_x0000_t32" style="position:absolute;left:0pt;margin-left:53.45pt;margin-top:56.2pt;height:0pt;width:126pt;z-index:251666432;mso-width-relative:page;mso-height-relative:page;" filled="f" stroked="t" coordsize="21600,21600" o:gfxdata="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Izuq+tcAAAALAQAADwAAAAAAAAABACAAAAA4AAAA&#10;ZHJzL2Rvd25yZXYueG1sUEsBAhQAFAAAAAgAh07iQBWwnxfyAQAAlQMAAA4AAAAAAAAAAQAgAAAA&#10;PAEAAGRycy9lMm9Eb2MueG1sUEsFBgAAAAAGAAYAWQEAAKA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219075</wp:posOffset>
                      </wp:positionH>
                      <wp:positionV relativeFrom="paragraph">
                        <wp:posOffset>553085</wp:posOffset>
                      </wp:positionV>
                      <wp:extent cx="457200" cy="292100"/>
                      <wp:effectExtent l="0" t="0" r="0" b="0"/>
                      <wp:wrapNone/>
                      <wp:docPr id="15" name="圆角矩形 15"/>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审批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5pt;margin-top:43.55pt;height:23pt;width:36pt;z-index:251663360;v-text-anchor:middle;mso-width-relative:page;mso-height-relative:page;" fillcolor="#FFC000 [3207]" filled="t" stroked="f" coordsize="21600,21600" arcsize="0.166666666666667" o:gfxdata="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&#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YuMV11wAAAAkBAAAPAAAAAAAAAAEAIAAAADgAAABk&#10;cnMvZG93bnJldi54bWxQSwECFAAUAAAACACHTuJAakS4i2MCAACUBAAADgAAAAAAAAABACAAAAA8&#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审批</w:t>
                            </w:r>
                          </w:p>
                        </w:txbxContent>
                      </v:textbox>
                    </v:roundrect>
                  </w:pict>
                </mc:Fallback>
              </mc:AlternateContent>
            </w:r>
          </w:p>
        </w:tc>
        <w:tc>
          <w:tcPr>
            <w:tcW w:w="1746" w:type="dxa"/>
            <w:shd w:val="clear" w:color="auto" w:fill="auto"/>
          </w:tcPr>
          <w:p/>
        </w:tc>
        <w:tc>
          <w:tcPr>
            <w:tcW w:w="1791" w:type="dxa"/>
            <w:shd w:val="clear" w:color="auto" w:fill="auto"/>
            <w:vAlign w:val="center"/>
          </w:tcPr>
          <w:p>
            <w:r>
              <w:rPr>
                <w:rFonts w:hint="eastAsia"/>
              </w:rPr>
              <mc:AlternateContent>
                <mc:Choice Requires="wps">
                  <w:drawing>
                    <wp:anchor distT="0" distB="0" distL="114300" distR="114300" simplePos="0" relativeHeight="251679744" behindDoc="0" locked="0" layoutInCell="1" allowOverlap="1">
                      <wp:simplePos x="0" y="0"/>
                      <wp:positionH relativeFrom="column">
                        <wp:posOffset>97155</wp:posOffset>
                      </wp:positionH>
                      <wp:positionV relativeFrom="paragraph">
                        <wp:posOffset>197485</wp:posOffset>
                      </wp:positionV>
                      <wp:extent cx="889000" cy="952500"/>
                      <wp:effectExtent l="0" t="0" r="0" b="0"/>
                      <wp:wrapNone/>
                      <wp:docPr id="50" name="圆角矩形 50"/>
                      <wp:cNvGraphicFramePr/>
                      <a:graphic xmlns:a="http://schemas.openxmlformats.org/drawingml/2006/main">
                        <a:graphicData uri="http://schemas.microsoft.com/office/word/2010/wordprocessingShape">
                          <wps:wsp>
                            <wps:cNvSpPr/>
                            <wps:spPr>
                              <a:xfrm>
                                <a:off x="0" y="0"/>
                                <a:ext cx="889000" cy="9525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《立案签呈》/《资讯作业委托单》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5pt;margin-top:15.55pt;height:75pt;width:70pt;z-index:251679744;v-text-anchor:middle;mso-width-relative:page;mso-height-relative:page;" fillcolor="#FFC000 [3207]" filled="t" stroked="f" coordsize="21600,21600" arcsize="0.166666666666667" o:gfxdata="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xnSND9MAAAAJAQAADwAAAAAAAAABACAAAAA4AAAAZHJz&#10;L2Rvd25yZXYueG1sUEsBAhQAFAAAAAgAh07iQG1fP8tlAgAAlAQAAA4AAAAAAAAAAQAgAAAAOAEA&#10;AGRycy9lMm9Eb2MueG1sUEsFBgAAAAAGAAYAWQEAAA8GA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《立案签呈》/《资讯作业委托单》</w:t>
                            </w:r>
                          </w:p>
                        </w:txbxContent>
                      </v:textbox>
                    </v:round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22" w:hRule="atLeast"/>
        </w:trPr>
        <w:tc>
          <w:tcPr>
            <w:tcW w:w="669" w:type="dxa"/>
            <w:shd w:val="clear" w:color="auto" w:fill="auto"/>
            <w:vAlign w:val="center"/>
          </w:tcPr>
          <w:p>
            <w:pPr>
              <w:rPr>
                <w:b/>
              </w:rPr>
            </w:pPr>
            <w:r>
              <w:rPr>
                <w:rFonts w:hint="eastAsia"/>
                <w:b/>
              </w:rPr>
              <w:t>需求分析</w:t>
            </w:r>
          </w:p>
        </w:tc>
        <w:tc>
          <w:tcPr>
            <w:tcW w:w="1745" w:type="dxa"/>
            <w:shd w:val="clear" w:color="auto" w:fill="auto"/>
          </w:tcPr>
          <w:p>
            <w:r>
              <w:rPr>
                <w:rFonts w:hint="eastAsia"/>
              </w:rPr>
              <mc:AlternateContent>
                <mc:Choice Requires="wps">
                  <w:drawing>
                    <wp:anchor distT="0" distB="0" distL="114300" distR="114300" simplePos="0" relativeHeight="251672576" behindDoc="0" locked="0" layoutInCell="1" allowOverlap="1">
                      <wp:simplePos x="0" y="0"/>
                      <wp:positionH relativeFrom="column">
                        <wp:posOffset>456565</wp:posOffset>
                      </wp:positionH>
                      <wp:positionV relativeFrom="paragraph">
                        <wp:posOffset>346075</wp:posOffset>
                      </wp:positionV>
                      <wp:extent cx="4013200" cy="165100"/>
                      <wp:effectExtent l="0" t="0" r="63500" b="76200"/>
                      <wp:wrapNone/>
                      <wp:docPr id="29" name="肘形连接符 29"/>
                      <wp:cNvGraphicFramePr/>
                      <a:graphic xmlns:a="http://schemas.openxmlformats.org/drawingml/2006/main">
                        <a:graphicData uri="http://schemas.microsoft.com/office/word/2010/wordprocessingShape">
                          <wps:wsp>
                            <wps:cNvCnPr/>
                            <wps:spPr>
                              <a:xfrm>
                                <a:off x="0" y="0"/>
                                <a:ext cx="4013200" cy="1651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5.95pt;margin-top:27.25pt;height:13pt;width:316pt;z-index:251672576;mso-width-relative:page;mso-height-relative:page;" filled="f" stroked="t" coordsize="21600,21600" o:gfxdata="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M/GqM7VAAAACAEAAA8AAAAA&#10;AAAAAQAgAAAAOAAAAGRycy9kb3ducmV2LnhtbFBLAQIUABQAAAAIAIdO4kCtzAWgAQIAALkDAAAO&#10;AAAAAAAAAAEAIAAAADoBAABkcnMvZTJvRG9jLnhtbFBLBQYAAAAABgAGAFkBAACtBQAAAAA=&#10;" adj="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1552" behindDoc="0" locked="0" layoutInCell="1" allowOverlap="1">
                      <wp:simplePos x="0" y="0"/>
                      <wp:positionH relativeFrom="column">
                        <wp:posOffset>685165</wp:posOffset>
                      </wp:positionH>
                      <wp:positionV relativeFrom="paragraph">
                        <wp:posOffset>219075</wp:posOffset>
                      </wp:positionV>
                      <wp:extent cx="1790700" cy="0"/>
                      <wp:effectExtent l="25400" t="63500" r="0" b="76200"/>
                      <wp:wrapNone/>
                      <wp:docPr id="28" name="直线箭头连接符 28"/>
                      <wp:cNvGraphicFramePr/>
                      <a:graphic xmlns:a="http://schemas.openxmlformats.org/drawingml/2006/main">
                        <a:graphicData uri="http://schemas.microsoft.com/office/word/2010/wordprocessingShape">
                          <wps:wsp>
                            <wps:cNvCnPr/>
                            <wps:spPr>
                              <a:xfrm flipH="1">
                                <a:off x="0" y="0"/>
                                <a:ext cx="179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28" o:spid="_x0000_s1026" o:spt="32" type="#_x0000_t32" style="position:absolute;left:0pt;flip:x;margin-left:53.95pt;margin-top:17.25pt;height:0pt;width:141pt;z-index:251671552;mso-width-relative:page;mso-height-relative:page;" filled="f" stroked="t" coordsize="21600,21600" o:gfxdata="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Go+nLjWAAAACQEAAA8AAAAAAAAAAQAg&#10;AAAAOAAAAGRycy9kb3ducmV2LnhtbFBLAQIUABQAAAAIAIdO4kD/cIZ8+gEAAJ8DAAAOAAAAAAAA&#10;AAEAIAAAADsBAABkcnMvZTJvRG9jLnhtbFBLBQYAAAAABgAGAFkBAACn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69504" behindDoc="0" locked="0" layoutInCell="1" allowOverlap="1">
                      <wp:simplePos x="0" y="0"/>
                      <wp:positionH relativeFrom="column">
                        <wp:posOffset>229235</wp:posOffset>
                      </wp:positionH>
                      <wp:positionV relativeFrom="paragraph">
                        <wp:posOffset>50165</wp:posOffset>
                      </wp:positionV>
                      <wp:extent cx="457200" cy="292100"/>
                      <wp:effectExtent l="0" t="0" r="0" b="0"/>
                      <wp:wrapNone/>
                      <wp:docPr id="25" name="圆角矩形 25"/>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5pt;margin-top:3.95pt;height:23pt;width:36pt;z-index:251669504;v-text-anchor:middle;mso-width-relative:page;mso-height-relative:page;" fillcolor="#FFC000 [3207]" filled="t" stroked="f" coordsize="21600,21600" arcsize="0.166666666666667" o:gfxdata="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gjQyvVAAAABwEAAA8AAAAAAAAAAQAgAAAAOAAAAGRy&#10;cy9kb3ducmV2LnhtbFBLAQIUABQAAAAIAIdO4kASd58fZAIAAJQEAAAOAAAAAAAAAAEAIAAAADo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r>
              <w:rPr>
                <w:rFonts w:hint="eastAsia"/>
              </w:rPr>
              <mc:AlternateContent>
                <mc:Choice Requires="wps">
                  <w:drawing>
                    <wp:anchor distT="0" distB="0" distL="114300" distR="114300" simplePos="0" relativeHeight="251668480" behindDoc="0" locked="0" layoutInCell="1" allowOverlap="1">
                      <wp:simplePos x="0" y="0"/>
                      <wp:positionH relativeFrom="column">
                        <wp:posOffset>2477135</wp:posOffset>
                      </wp:positionH>
                      <wp:positionV relativeFrom="paragraph">
                        <wp:posOffset>62865</wp:posOffset>
                      </wp:positionV>
                      <wp:extent cx="457200" cy="292100"/>
                      <wp:effectExtent l="0" t="0" r="0" b="0"/>
                      <wp:wrapNone/>
                      <wp:docPr id="24" name="圆角矩形 24"/>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5.05pt;margin-top:4.95pt;height:23pt;width:36pt;z-index:251668480;v-text-anchor:middle;mso-width-relative:page;mso-height-relative:page;" fillcolor="#FFC000 [3207]" filled="t" stroked="f" coordsize="21600,21600" arcsize="0.166666666666667" o:gfxdata="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&#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Cq2l7S1gAAAAgBAAAPAAAAAAAAAAEAIAAAADgAAABk&#10;cnMvZG93bnJldi54bWxQSwECFAAUAAAACACHTuJAqt63l2QCAACUBAAADgAAAAAAAAABACAAAAA7&#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5" w:type="dxa"/>
            <w:shd w:val="clear" w:color="auto" w:fill="auto"/>
          </w:tcPr>
          <w:p/>
        </w:tc>
        <w:tc>
          <w:tcPr>
            <w:tcW w:w="1745" w:type="dxa"/>
            <w:shd w:val="clear" w:color="auto" w:fill="auto"/>
          </w:tcPr>
          <w:p>
            <w:r>
              <w:rPr>
                <w:rFonts w:hint="eastAsia"/>
              </w:rPr>
              <mc:AlternateContent>
                <mc:Choice Requires="wps">
                  <w:drawing>
                    <wp:anchor distT="0" distB="0" distL="114300" distR="114300" simplePos="0" relativeHeight="251670528" behindDoc="0" locked="0" layoutInCell="1" allowOverlap="1">
                      <wp:simplePos x="0" y="0"/>
                      <wp:positionH relativeFrom="column">
                        <wp:posOffset>716915</wp:posOffset>
                      </wp:positionH>
                      <wp:positionV relativeFrom="paragraph">
                        <wp:posOffset>219075</wp:posOffset>
                      </wp:positionV>
                      <wp:extent cx="533400" cy="0"/>
                      <wp:effectExtent l="25400" t="63500" r="0" b="76200"/>
                      <wp:wrapNone/>
                      <wp:docPr id="26" name="直线箭头连接符 26"/>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26" o:spid="_x0000_s1026" o:spt="32" type="#_x0000_t32" style="position:absolute;left:0pt;flip:x;margin-left:56.45pt;margin-top:17.25pt;height:0pt;width:42pt;z-index:251670528;mso-width-relative:page;mso-height-relative:page;" filled="f" stroked="t" coordsize="21600,21600" o:gfxdata="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ySJoldYAAAAJAQAADwAAAAAAAAABACAA&#10;AAA4AAAAZHJzL2Rvd25yZXYueG1sUEsBAhQAFAAAAAgAh07iQDhbkrr5AQAAngMAAA4AAAAAAAAA&#10;AQAgAAAAOwEAAGRycy9lMm9Eb2MueG1sUEsFBgAAAAAGAAYAWQEAAKYFAAAAAA==&#10;">
                      <v:fill on="f" focussize="0,0"/>
                      <v:stroke weight="0.5pt" color="#4472C4 [3204]" miterlimit="8" joinstyle="miter" endarrow="block"/>
                      <v:imagedata o:title=""/>
                      <o:lock v:ext="edit" aspectratio="f"/>
                    </v:shape>
                  </w:pict>
                </mc:Fallback>
              </mc:AlternateContent>
            </w:r>
          </w:p>
        </w:tc>
        <w:tc>
          <w:tcPr>
            <w:tcW w:w="1746" w:type="dxa"/>
            <w:shd w:val="clear" w:color="auto" w:fill="auto"/>
          </w:tcPr>
          <w:p>
            <w:r>
              <w:rPr>
                <w:rFonts w:hint="eastAsia"/>
              </w:rPr>
              <mc:AlternateContent>
                <mc:Choice Requires="wps">
                  <w:drawing>
                    <wp:anchor distT="0" distB="0" distL="114300" distR="114300" simplePos="0" relativeHeight="251667456" behindDoc="0" locked="0" layoutInCell="1" allowOverlap="1">
                      <wp:simplePos x="0" y="0"/>
                      <wp:positionH relativeFrom="column">
                        <wp:posOffset>143510</wp:posOffset>
                      </wp:positionH>
                      <wp:positionV relativeFrom="paragraph">
                        <wp:posOffset>62865</wp:posOffset>
                      </wp:positionV>
                      <wp:extent cx="711200" cy="304800"/>
                      <wp:effectExtent l="0" t="0" r="0" b="0"/>
                      <wp:wrapNone/>
                      <wp:docPr id="23" name="圆角矩形 23"/>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需求分析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3pt;margin-top:4.95pt;height:24pt;width:56pt;z-index:251667456;v-text-anchor:middle;mso-width-relative:page;mso-height-relative:page;" fillcolor="#FFC000 [3207]" filled="t" stroked="f" coordsize="21600,21600" arcsize="0.166666666666667" o:gfxdata="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0lU3TVAAAABwEAAA8AAAAAAAAAAQAgAAAAOAAAAGRy&#10;cy9kb3ducmV2LnhtbFBLAQIUABQAAAAIAIdO4kB/W6srZAIAAJQEAAAOAAAAAAAAAAEAIAAAADo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需求分析</w:t>
                            </w:r>
                          </w:p>
                        </w:txbxContent>
                      </v:textbox>
                    </v:roundrect>
                  </w:pict>
                </mc:Fallback>
              </mc:AlternateContent>
            </w:r>
          </w:p>
        </w:tc>
        <w:tc>
          <w:tcPr>
            <w:tcW w:w="1791" w:type="dxa"/>
            <w:shd w:val="clear" w:color="auto" w:fill="auto"/>
            <w:vAlign w:val="center"/>
          </w:tcPr>
          <w:p>
            <w:pPr>
              <w:rPr>
                <w:sz w:val="18"/>
                <w:szCs w:val="18"/>
              </w:rPr>
            </w:pPr>
            <w:r>
              <w:rPr>
                <w:rFonts w:hint="eastAsia"/>
              </w:rPr>
              <mc:AlternateContent>
                <mc:Choice Requires="wps">
                  <w:drawing>
                    <wp:anchor distT="0" distB="0" distL="114300" distR="114300" simplePos="0" relativeHeight="251680768" behindDoc="0" locked="0" layoutInCell="1" allowOverlap="1">
                      <wp:simplePos x="0" y="0"/>
                      <wp:positionH relativeFrom="column">
                        <wp:posOffset>62230</wp:posOffset>
                      </wp:positionH>
                      <wp:positionV relativeFrom="paragraph">
                        <wp:posOffset>26035</wp:posOffset>
                      </wp:positionV>
                      <wp:extent cx="914400" cy="774700"/>
                      <wp:effectExtent l="0" t="0" r="0" b="0"/>
                      <wp:wrapNone/>
                      <wp:docPr id="51" name="圆角矩形 51"/>
                      <wp:cNvGraphicFramePr/>
                      <a:graphic xmlns:a="http://schemas.openxmlformats.org/drawingml/2006/main">
                        <a:graphicData uri="http://schemas.microsoft.com/office/word/2010/wordprocessingShape">
                          <wps:wsp>
                            <wps:cNvSpPr/>
                            <wps:spPr>
                              <a:xfrm>
                                <a:off x="0" y="0"/>
                                <a:ext cx="914400" cy="7747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《需求分析报告》、《项目追踪表》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9pt;margin-top:2.05pt;height:61pt;width:72pt;z-index:251680768;v-text-anchor:middle;mso-width-relative:page;mso-height-relative:page;" fillcolor="#FFC000 [3207]" filled="t" stroked="f" coordsize="21600,21600" arcsize="0.166666666666667" o:gfxdata="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CjmArXUAAAABwEAAA8AAAAAAAAAAQAgAAAAOAAAAGRycy9k&#10;b3ducmV2LnhtbFBLAQIUABQAAAAIAIdO4kDIQZa/YgIAAJQEAAAOAAAAAAAAAAEAIAAAADkBAABk&#10;cnMvZTJvRG9jLnhtbFBLBQYAAAAABgAGAFkBAAANBgAAAAA=&#10;">
                      <v:fill on="t" focussize="0,0"/>
                      <v:stroke on="f" weight="1pt" miterlimit="8" joinstyle="miter"/>
                      <v:imagedata o:title=""/>
                      <o:lock v:ext="edit" aspectratio="f"/>
                      <v:textbo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《需求分析报告》、《项目追踪表》</w:t>
                            </w:r>
                          </w:p>
                        </w:txbxContent>
                      </v:textbox>
                    </v:round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30" w:hRule="atLeast"/>
        </w:trPr>
        <w:tc>
          <w:tcPr>
            <w:tcW w:w="669" w:type="dxa"/>
            <w:shd w:val="clear" w:color="auto" w:fill="auto"/>
            <w:vAlign w:val="center"/>
          </w:tcPr>
          <w:p>
            <w:pPr>
              <w:rPr>
                <w:b/>
              </w:rPr>
            </w:pPr>
            <w:r>
              <w:rPr>
                <w:rFonts w:hint="eastAsia"/>
                <w:b/>
              </w:rPr>
              <w:t>方案设计</w:t>
            </w:r>
          </w:p>
        </w:tc>
        <w:tc>
          <w:tcPr>
            <w:tcW w:w="1745" w:type="dxa"/>
            <w:shd w:val="clear" w:color="auto" w:fill="auto"/>
          </w:tcPr>
          <w:p>
            <w:r>
              <w:rPr>
                <w:rFonts w:hint="eastAsia"/>
              </w:rPr>
              <mc:AlternateContent>
                <mc:Choice Requires="wps">
                  <w:drawing>
                    <wp:anchor distT="0" distB="0" distL="114300" distR="114300" simplePos="0" relativeHeight="251678720" behindDoc="0" locked="0" layoutInCell="1" allowOverlap="1">
                      <wp:simplePos x="0" y="0"/>
                      <wp:positionH relativeFrom="column">
                        <wp:posOffset>456565</wp:posOffset>
                      </wp:positionH>
                      <wp:positionV relativeFrom="paragraph">
                        <wp:posOffset>351155</wp:posOffset>
                      </wp:positionV>
                      <wp:extent cx="4013200" cy="177800"/>
                      <wp:effectExtent l="0" t="0" r="50800" b="76200"/>
                      <wp:wrapNone/>
                      <wp:docPr id="49" name="肘形连接符 49"/>
                      <wp:cNvGraphicFramePr/>
                      <a:graphic xmlns:a="http://schemas.openxmlformats.org/drawingml/2006/main">
                        <a:graphicData uri="http://schemas.microsoft.com/office/word/2010/wordprocessingShape">
                          <wps:wsp>
                            <wps:cNvCnPr/>
                            <wps:spPr>
                              <a:xfrm>
                                <a:off x="0" y="0"/>
                                <a:ext cx="4013200" cy="177800"/>
                              </a:xfrm>
                              <a:prstGeom prst="bentConnector3">
                                <a:avLst>
                                  <a:gd name="adj1" fmla="val 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5.95pt;margin-top:27.65pt;height:14pt;width:316pt;z-index:251678720;mso-width-relative:page;mso-height-relative:page;" filled="f" stroked="t" coordsize="21600,21600" o:gfxdata="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9WDttdUAAAAIAQAADwAAAAAA&#10;AAABACAAAAA4AAAAZHJzL2Rvd25yZXYueG1sUEsBAhQAFAAAAAgAh07iQJqMFDYAAgAAuQMAAA4A&#10;AAAAAAAAAQAgAAAAOgEAAGRycy9lMm9Eb2MueG1sUEsFBgAAAAAGAAYAWQEAAKwFAAAAAA==&#10;" adj="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7696" behindDoc="0" locked="0" layoutInCell="1" allowOverlap="1">
                      <wp:simplePos x="0" y="0"/>
                      <wp:positionH relativeFrom="column">
                        <wp:posOffset>685165</wp:posOffset>
                      </wp:positionH>
                      <wp:positionV relativeFrom="paragraph">
                        <wp:posOffset>215265</wp:posOffset>
                      </wp:positionV>
                      <wp:extent cx="1790700" cy="0"/>
                      <wp:effectExtent l="25400" t="63500" r="0" b="76200"/>
                      <wp:wrapNone/>
                      <wp:docPr id="48" name="直线箭头连接符 48"/>
                      <wp:cNvGraphicFramePr/>
                      <a:graphic xmlns:a="http://schemas.openxmlformats.org/drawingml/2006/main">
                        <a:graphicData uri="http://schemas.microsoft.com/office/word/2010/wordprocessingShape">
                          <wps:wsp>
                            <wps:cNvCnPr/>
                            <wps:spPr>
                              <a:xfrm flipH="1">
                                <a:off x="0" y="0"/>
                                <a:ext cx="179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48" o:spid="_x0000_s1026" o:spt="32" type="#_x0000_t32" style="position:absolute;left:0pt;flip:x;margin-left:53.95pt;margin-top:16.95pt;height:0pt;width:141pt;z-index:251677696;mso-width-relative:page;mso-height-relative:page;" filled="f" stroked="t" coordsize="21600,21600" o:gfxdata="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PgI08XWAAAACQEAAA8AAAAAAAAAAQAg&#10;AAAAOAAAAGRycy9kb3ducmV2LnhtbFBLAQIUABQAAAAIAIdO4kCjXn8Q+gEAAJ8DAAAOAAAAAAAA&#10;AAEAIAAAADsBAABkcnMvZTJvRG9jLnhtbFBLBQYAAAAABgAGAFkBAACn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5648" behindDoc="0" locked="0" layoutInCell="1" allowOverlap="1">
                      <wp:simplePos x="0" y="0"/>
                      <wp:positionH relativeFrom="column">
                        <wp:posOffset>216535</wp:posOffset>
                      </wp:positionH>
                      <wp:positionV relativeFrom="paragraph">
                        <wp:posOffset>59055</wp:posOffset>
                      </wp:positionV>
                      <wp:extent cx="457200" cy="292100"/>
                      <wp:effectExtent l="0" t="0" r="0" b="0"/>
                      <wp:wrapNone/>
                      <wp:docPr id="46" name="圆角矩形 46"/>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05pt;margin-top:4.65pt;height:23pt;width:36pt;z-index:251675648;v-text-anchor:middle;mso-width-relative:page;mso-height-relative:page;" fillcolor="#FFC000 [3207]" filled="t" stroked="f" coordsize="21600,21600" arcsize="0.166666666666667" o:gfxdata="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ID+YmfVAAAABwEAAA8AAAAAAAAAAQAgAAAAOAAAAGRy&#10;cy9kb3ducmV2LnhtbFBLAQIUABQAAAAIAIdO4kAq66ivZAIAAJQEAAAOAAAAAAAAAAEAIAAAADo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5" w:type="dxa"/>
            <w:shd w:val="clear" w:color="auto" w:fill="auto"/>
          </w:tcPr>
          <w:p/>
        </w:tc>
        <w:tc>
          <w:tcPr>
            <w:tcW w:w="1745" w:type="dxa"/>
            <w:shd w:val="clear" w:color="auto" w:fill="auto"/>
          </w:tcPr>
          <w:p>
            <w:r>
              <w:rPr>
                <w:rFonts w:hint="eastAsia"/>
              </w:rPr>
              <mc:AlternateContent>
                <mc:Choice Requires="wps">
                  <w:drawing>
                    <wp:anchor distT="0" distB="0" distL="114300" distR="114300" simplePos="0" relativeHeight="251676672" behindDoc="0" locked="0" layoutInCell="1" allowOverlap="1">
                      <wp:simplePos x="0" y="0"/>
                      <wp:positionH relativeFrom="column">
                        <wp:posOffset>716915</wp:posOffset>
                      </wp:positionH>
                      <wp:positionV relativeFrom="paragraph">
                        <wp:posOffset>215265</wp:posOffset>
                      </wp:positionV>
                      <wp:extent cx="520700" cy="0"/>
                      <wp:effectExtent l="25400" t="63500" r="0" b="76200"/>
                      <wp:wrapNone/>
                      <wp:docPr id="47" name="直线箭头连接符 47"/>
                      <wp:cNvGraphicFramePr/>
                      <a:graphic xmlns:a="http://schemas.openxmlformats.org/drawingml/2006/main">
                        <a:graphicData uri="http://schemas.microsoft.com/office/word/2010/wordprocessingShape">
                          <wps:wsp>
                            <wps:cNvCnPr/>
                            <wps:spPr>
                              <a:xfrm flipH="1">
                                <a:off x="0" y="0"/>
                                <a:ext cx="52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47" o:spid="_x0000_s1026" o:spt="32" type="#_x0000_t32" style="position:absolute;left:0pt;flip:x;margin-left:56.45pt;margin-top:16.95pt;height:0pt;width:41pt;z-index:251676672;mso-width-relative:page;mso-height-relative:page;" filled="f" stroked="t" coordsize="21600,21600" o:gfxdata="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Ye5M69YAAAAJAQAADwAAAAAAAAABACAA&#10;AAA4AAAAZHJzL2Rvd25yZXYueG1sUEsBAhQAFAAAAAgAh07iQDdly/n5AQAAngMAAA4AAAAAAAAA&#10;AQAgAAAAOwEAAGRycy9lMm9Eb2MueG1sUEsFBgAAAAAGAAYAWQEAAKY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4624" behindDoc="0" locked="0" layoutInCell="1" allowOverlap="1">
                      <wp:simplePos x="0" y="0"/>
                      <wp:positionH relativeFrom="column">
                        <wp:posOffset>260985</wp:posOffset>
                      </wp:positionH>
                      <wp:positionV relativeFrom="paragraph">
                        <wp:posOffset>59055</wp:posOffset>
                      </wp:positionV>
                      <wp:extent cx="457200" cy="292100"/>
                      <wp:effectExtent l="0" t="0" r="0" b="0"/>
                      <wp:wrapNone/>
                      <wp:docPr id="45" name="圆角矩形 45"/>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55pt;margin-top:4.65pt;height:23pt;width:36pt;z-index:251674624;v-text-anchor:middle;mso-width-relative:page;mso-height-relative:page;" fillcolor="#FFC000 [3207]" filled="t" stroked="f" coordsize="21600,21600" arcsize="0.166666666666667" o:gfxdata="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QSKPXdQAAAAHAQAADwAAAAAAAAABACAAAAA4AAAAZHJz&#10;L2Rvd25yZXYueG1sUEsBAhQAFAAAAAgAh07iQKMXoOxkAgAAlAQAAA4AAAAAAAAAAQAgAAAAOQEA&#10;AGRycy9lMm9Eb2MueG1sUEsFBgAAAAAGAAYAWQEAAA8GA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6" w:type="dxa"/>
            <w:shd w:val="clear" w:color="auto" w:fill="auto"/>
          </w:tcPr>
          <w:p>
            <w:r>
              <w:rPr>
                <w:rFonts w:hint="eastAsia"/>
              </w:rPr>
              <mc:AlternateContent>
                <mc:Choice Requires="wps">
                  <w:drawing>
                    <wp:anchor distT="0" distB="0" distL="114300" distR="114300" simplePos="0" relativeHeight="251673600" behindDoc="0" locked="0" layoutInCell="1" allowOverlap="1">
                      <wp:simplePos x="0" y="0"/>
                      <wp:positionH relativeFrom="column">
                        <wp:posOffset>130810</wp:posOffset>
                      </wp:positionH>
                      <wp:positionV relativeFrom="paragraph">
                        <wp:posOffset>59055</wp:posOffset>
                      </wp:positionV>
                      <wp:extent cx="711200" cy="304800"/>
                      <wp:effectExtent l="0" t="0" r="0" b="0"/>
                      <wp:wrapNone/>
                      <wp:docPr id="44" name="圆角矩形 44"/>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方案设计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3pt;margin-top:4.65pt;height:24pt;width:56pt;z-index:251673600;v-text-anchor:middle;mso-width-relative:page;mso-height-relative:page;" fillcolor="#FFC000 [3207]" filled="t" stroked="f" coordsize="21600,21600" arcsize="0.166666666666667" o:gfxdata="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2XprZ1AAAAAcBAAAPAAAAAAAAAAEAIAAAADgAAABkcnMv&#10;ZG93bnJldi54bWxQSwECFAAUAAAACACHTuJAZGut1mMCAACUBAAADgAAAAAAAAABACAAAAA5AQAA&#10;ZHJzL2Uyb0RvYy54bWxQSwUGAAAAAAYABgBZAQAADg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方案设计</w:t>
                            </w:r>
                          </w:p>
                        </w:txbxContent>
                      </v:textbox>
                    </v:roundrect>
                  </w:pict>
                </mc:Fallback>
              </mc:AlternateContent>
            </w:r>
          </w:p>
        </w:tc>
        <w:tc>
          <w:tcPr>
            <w:tcW w:w="1791" w:type="dxa"/>
            <w:shd w:val="clear" w:color="auto" w:fill="auto"/>
            <w:vAlign w:val="center"/>
          </w:tcPr>
          <w:p>
            <w:pPr>
              <w:rPr>
                <w:sz w:val="18"/>
                <w:szCs w:val="18"/>
              </w:rPr>
            </w:pPr>
            <w:r>
              <w:rPr>
                <w:rFonts w:hint="eastAsia"/>
              </w:rPr>
              <mc:AlternateContent>
                <mc:Choice Requires="wps">
                  <w:drawing>
                    <wp:anchor distT="0" distB="0" distL="114300" distR="114300" simplePos="0" relativeHeight="251681792" behindDoc="0" locked="0" layoutInCell="1" allowOverlap="1">
                      <wp:simplePos x="0" y="0"/>
                      <wp:positionH relativeFrom="column">
                        <wp:posOffset>63500</wp:posOffset>
                      </wp:positionH>
                      <wp:positionV relativeFrom="paragraph">
                        <wp:posOffset>46990</wp:posOffset>
                      </wp:positionV>
                      <wp:extent cx="914400" cy="774700"/>
                      <wp:effectExtent l="0" t="0" r="0" b="0"/>
                      <wp:wrapNone/>
                      <wp:docPr id="52" name="圆角矩形 52"/>
                      <wp:cNvGraphicFramePr/>
                      <a:graphic xmlns:a="http://schemas.openxmlformats.org/drawingml/2006/main">
                        <a:graphicData uri="http://schemas.microsoft.com/office/word/2010/wordprocessingShape">
                          <wps:wsp>
                            <wps:cNvSpPr/>
                            <wps:spPr>
                              <a:xfrm>
                                <a:off x="0" y="0"/>
                                <a:ext cx="914400" cy="7747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《开发方案》、《项目追踪表》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pt;margin-top:3.7pt;height:61pt;width:72pt;z-index:251681792;v-text-anchor:middle;mso-width-relative:page;mso-height-relative:page;" fillcolor="#FFC000 [3207]" filled="t" stroked="f" coordsize="21600,21600" arcsize="0.166666666666667" o:gfxdata="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lbwRWtUAAAAIAQAADwAAAAAAAAABACAAAAA4AAAAZHJz&#10;L2Rvd25yZXYueG1sUEsBAhQAFAAAAAgAh07iQEG9nvxjAgAAlAQAAA4AAAAAAAAAAQAgAAAAOgEA&#10;AGRycy9lMm9Eb2MueG1sUEsFBgAAAAAGAAYAWQEAAA8GAAAAAA==&#10;">
                      <v:fill on="t" focussize="0,0"/>
                      <v:stroke on="f" weight="1pt" miterlimit="8" joinstyle="miter"/>
                      <v:imagedata o:title=""/>
                      <o:lock v:ext="edit" aspectratio="f"/>
                      <v:textbo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《开发方案》、《项目追踪表》</w:t>
                            </w:r>
                          </w:p>
                        </w:txbxContent>
                      </v:textbox>
                    </v:roundrect>
                  </w:pict>
                </mc:Fallback>
              </mc:AlternateContent>
            </w:r>
          </w:p>
        </w:tc>
      </w:tr>
      <w:tr>
        <w:trPr>
          <w:trHeight w:val="2260" w:hRule="atLeast"/>
        </w:trPr>
        <w:tc>
          <w:tcPr>
            <w:tcW w:w="669" w:type="dxa"/>
            <w:shd w:val="clear" w:color="auto" w:fill="auto"/>
            <w:vAlign w:val="center"/>
          </w:tcPr>
          <w:p>
            <w:pPr>
              <w:rPr>
                <w:b/>
              </w:rPr>
            </w:pPr>
            <w:r>
              <w:rPr>
                <w:rFonts w:hint="eastAsia"/>
                <w:b/>
              </w:rPr>
              <w:t>开发</w:t>
            </w:r>
          </w:p>
        </w:tc>
        <w:tc>
          <w:tcPr>
            <w:tcW w:w="1745" w:type="dxa"/>
            <w:shd w:val="clear" w:color="auto" w:fill="auto"/>
          </w:tcPr>
          <w:p/>
        </w:tc>
        <w:tc>
          <w:tcPr>
            <w:tcW w:w="1745" w:type="dxa"/>
            <w:shd w:val="clear" w:color="auto" w:fill="auto"/>
          </w:tcPr>
          <w:p/>
        </w:tc>
        <w:tc>
          <w:tcPr>
            <w:tcW w:w="1745" w:type="dxa"/>
            <w:shd w:val="clear" w:color="auto" w:fill="auto"/>
          </w:tcPr>
          <w:p>
            <w:r>
              <w:rPr>
                <w:rFonts w:hint="eastAsia"/>
              </w:rPr>
              <mc:AlternateContent>
                <mc:Choice Requires="wps">
                  <w:drawing>
                    <wp:anchor distT="0" distB="0" distL="114300" distR="114300" simplePos="0" relativeHeight="251687936" behindDoc="0" locked="0" layoutInCell="1" allowOverlap="1">
                      <wp:simplePos x="0" y="0"/>
                      <wp:positionH relativeFrom="column">
                        <wp:posOffset>437515</wp:posOffset>
                      </wp:positionH>
                      <wp:positionV relativeFrom="paragraph">
                        <wp:posOffset>389255</wp:posOffset>
                      </wp:positionV>
                      <wp:extent cx="1778000" cy="76200"/>
                      <wp:effectExtent l="0" t="0" r="50800" b="76200"/>
                      <wp:wrapNone/>
                      <wp:docPr id="59" name="肘形连接符 59"/>
                      <wp:cNvGraphicFramePr/>
                      <a:graphic xmlns:a="http://schemas.openxmlformats.org/drawingml/2006/main">
                        <a:graphicData uri="http://schemas.microsoft.com/office/word/2010/wordprocessingShape">
                          <wps:wsp>
                            <wps:cNvCnPr/>
                            <wps:spPr>
                              <a:xfrm>
                                <a:off x="0" y="0"/>
                                <a:ext cx="1778000" cy="76200"/>
                              </a:xfrm>
                              <a:prstGeom prst="bentConnector3">
                                <a:avLst>
                                  <a:gd name="adj1" fmla="val 7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4.45pt;margin-top:30.65pt;height:6pt;width:140pt;z-index:251687936;mso-width-relative:page;mso-height-relative:page;" filled="f" stroked="t" coordsize="21600,21600" o:gfxdata="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InFN09gAAAAIAQAA&#10;DwAAAAAAAAABACAAAAA4AAAAZHJzL2Rvd25yZXYueG1sUEsBAhQAFAAAAAgAh07iQH5J1L0DAgAA&#10;ugMAAA4AAAAAAAAAAQAgAAAAPQEAAGRycy9lMm9Eb2MueG1sUEsFBgAAAAAGAAYAWQEAALIFAAAA&#10;AA==&#10;" adj="154">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5888" behindDoc="0" locked="0" layoutInCell="1" allowOverlap="1">
                      <wp:simplePos x="0" y="0"/>
                      <wp:positionH relativeFrom="column">
                        <wp:posOffset>260985</wp:posOffset>
                      </wp:positionH>
                      <wp:positionV relativeFrom="paragraph">
                        <wp:posOffset>93345</wp:posOffset>
                      </wp:positionV>
                      <wp:extent cx="457200" cy="292100"/>
                      <wp:effectExtent l="0" t="0" r="0" b="0"/>
                      <wp:wrapNone/>
                      <wp:docPr id="57" name="圆角矩形 57"/>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55pt;margin-top:7.35pt;height:23pt;width:36pt;z-index:251685888;v-text-anchor:middle;mso-width-relative:page;mso-height-relative:page;" fillcolor="#FFC000 [3207]" filled="t" stroked="f" coordsize="21600,21600" arcsize="0.166666666666667" o:gfxdata="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Dr00Zn1gAAAAgBAAAPAAAAAAAAAAEAIAAAADgAAABk&#10;cnMvZG93bnJldi54bWxQSwECFAAUAAAACACHTuJAhVGy4mQCAACUBAAADgAAAAAAAAABACAAAAA7&#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r>
              <w:rPr>
                <w:rFonts w:hint="eastAsia"/>
              </w:rPr>
              <mc:AlternateContent>
                <mc:Choice Requires="wps">
                  <w:drawing>
                    <wp:anchor distT="0" distB="0" distL="114300" distR="114300" simplePos="0" relativeHeight="251686912" behindDoc="0" locked="0" layoutInCell="1" allowOverlap="1">
                      <wp:simplePos x="0" y="0"/>
                      <wp:positionH relativeFrom="column">
                        <wp:posOffset>716915</wp:posOffset>
                      </wp:positionH>
                      <wp:positionV relativeFrom="paragraph">
                        <wp:posOffset>236855</wp:posOffset>
                      </wp:positionV>
                      <wp:extent cx="533400" cy="0"/>
                      <wp:effectExtent l="25400" t="63500" r="0" b="76200"/>
                      <wp:wrapNone/>
                      <wp:docPr id="58" name="直线箭头连接符 58"/>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58" o:spid="_x0000_s1026" o:spt="32" type="#_x0000_t32" style="position:absolute;left:0pt;flip:x;margin-left:56.45pt;margin-top:18.65pt;height:0pt;width:42pt;z-index:251686912;mso-width-relative:page;mso-height-relative:page;" filled="f" stroked="t" coordsize="21600,21600" o:gfxdata="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jKy8NNYAAAAJAQAADwAAAAAAAAABACAA&#10;AAA4AAAAZHJzL2Rvd25yZXYueG1sUEsBAhQAFAAAAAgAh07iQE4OE7H5AQAAngMAAA4AAAAAAAAA&#10;AQAgAAAAOwEAAGRycy9lMm9Eb2MueG1sUEsFBgAAAAAGAAYAWQEAAKYFAAAAAA==&#10;">
                      <v:fill on="f" focussize="0,0"/>
                      <v:stroke weight="0.5pt" color="#4472C4 [3204]" miterlimit="8" joinstyle="miter" endarrow="block"/>
                      <v:imagedata o:title=""/>
                      <o:lock v:ext="edit" aspectratio="f"/>
                    </v:shape>
                  </w:pict>
                </mc:Fallback>
              </mc:AlternateContent>
            </w:r>
          </w:p>
        </w:tc>
        <w:tc>
          <w:tcPr>
            <w:tcW w:w="1746" w:type="dxa"/>
            <w:shd w:val="clear" w:color="auto" w:fill="auto"/>
          </w:tcPr>
          <w:p>
            <w:r>
              <w:rPr>
                <w:rFonts w:hint="eastAsia"/>
              </w:rPr>
              <mc:AlternateContent>
                <mc:Choice Requires="wps">
                  <w:drawing>
                    <wp:anchor distT="0" distB="0" distL="114300" distR="114300" simplePos="0" relativeHeight="251691008" behindDoc="0" locked="0" layoutInCell="1" allowOverlap="1">
                      <wp:simplePos x="0" y="0"/>
                      <wp:positionH relativeFrom="column">
                        <wp:posOffset>840740</wp:posOffset>
                      </wp:positionH>
                      <wp:positionV relativeFrom="paragraph">
                        <wp:posOffset>1036955</wp:posOffset>
                      </wp:positionV>
                      <wp:extent cx="266700" cy="0"/>
                      <wp:effectExtent l="0" t="63500" r="0" b="76200"/>
                      <wp:wrapNone/>
                      <wp:docPr id="62" name="直线箭头连接符 62"/>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62" o:spid="_x0000_s1026" o:spt="32" type="#_x0000_t32" style="position:absolute;left:0pt;margin-left:66.2pt;margin-top:81.65pt;height:0pt;width:21pt;z-index:251691008;mso-width-relative:page;mso-height-relative:page;" filled="f" stroked="t" coordsize="21600,21600" o:gfxdata="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IMFmitgAAAALAQAADwAAAAAAAAABACAAAAA4AAAA&#10;ZHJzL2Rvd25yZXYueG1sUEsBAhQAFAAAAAgAh07iQDNQOGrxAQAAlAMAAA4AAAAAAAAAAQAgAAAA&#10;PQEAAGRycy9lMm9Eb2MueG1sUEsFBgAAAAAGAAYAWQEAAKA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9984" behindDoc="0" locked="0" layoutInCell="1" allowOverlap="1">
                      <wp:simplePos x="0" y="0"/>
                      <wp:positionH relativeFrom="column">
                        <wp:posOffset>421640</wp:posOffset>
                      </wp:positionH>
                      <wp:positionV relativeFrom="paragraph">
                        <wp:posOffset>567055</wp:posOffset>
                      </wp:positionV>
                      <wp:extent cx="685800" cy="317500"/>
                      <wp:effectExtent l="63500" t="0" r="12700" b="38100"/>
                      <wp:wrapNone/>
                      <wp:docPr id="61" name="肘形连接符 61"/>
                      <wp:cNvGraphicFramePr/>
                      <a:graphic xmlns:a="http://schemas.openxmlformats.org/drawingml/2006/main">
                        <a:graphicData uri="http://schemas.microsoft.com/office/word/2010/wordprocessingShape">
                          <wps:wsp>
                            <wps:cNvCnPr/>
                            <wps:spPr>
                              <a:xfrm flipH="1">
                                <a:off x="0" y="0"/>
                                <a:ext cx="685800" cy="3175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3.2pt;margin-top:44.65pt;height:25pt;width:54pt;z-index:251689984;mso-width-relative:page;mso-height-relative:page;" filled="f" stroked="t" coordsize="21600,21600" o:gfxdata="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QR0sXtkA&#10;AAAJAQAADwAAAAAAAAABACAAAAA4AAAAZHJzL2Rvd25yZXYueG1sUEsBAhQAFAAAAAgAh07iQLx8&#10;nMwIAgAAxwMAAA4AAAAAAAAAAQAgAAAAPgEAAGRycy9lMm9Eb2MueG1sUEsFBgAAAAAGAAYAWQEA&#10;ALgFAAAAAA==&#10;" adj="2160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8960" behindDoc="0" locked="0" layoutInCell="1" allowOverlap="1">
                      <wp:simplePos x="0" y="0"/>
                      <wp:positionH relativeFrom="column">
                        <wp:posOffset>130810</wp:posOffset>
                      </wp:positionH>
                      <wp:positionV relativeFrom="paragraph">
                        <wp:posOffset>880745</wp:posOffset>
                      </wp:positionV>
                      <wp:extent cx="711200" cy="304800"/>
                      <wp:effectExtent l="0" t="0" r="0" b="0"/>
                      <wp:wrapNone/>
                      <wp:docPr id="60" name="圆角矩形 60"/>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任务执行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3pt;margin-top:69.35pt;height:24pt;width:56pt;z-index:251688960;v-text-anchor:middle;mso-width-relative:page;mso-height-relative:page;" fillcolor="#FFC000 [3207]" filled="t" stroked="f" coordsize="21600,21600" arcsize="0.166666666666667" o:gfxdata="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&#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CNvj4y1wAAAAoBAAAPAAAAAAAAAAEAIAAAADgAAABk&#10;cnMvZG93bnJldi54bWxQSwECFAAUAAAACACHTuJAKOeJymMCAACUBAAADgAAAAAAAAABACAAAAA8&#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任务执行</w:t>
                            </w:r>
                          </w:p>
                        </w:txbxContent>
                      </v:textbox>
                    </v:roundrect>
                  </w:pict>
                </mc:Fallback>
              </mc:AlternateContent>
            </w:r>
            <w:r>
              <w:rPr>
                <w:rFonts w:hint="eastAsia"/>
              </w:rPr>
              <mc:AlternateContent>
                <mc:Choice Requires="wps">
                  <w:drawing>
                    <wp:anchor distT="0" distB="0" distL="114300" distR="114300" simplePos="0" relativeHeight="251684864" behindDoc="0" locked="0" layoutInCell="1" allowOverlap="1">
                      <wp:simplePos x="0" y="0"/>
                      <wp:positionH relativeFrom="column">
                        <wp:posOffset>143510</wp:posOffset>
                      </wp:positionH>
                      <wp:positionV relativeFrom="paragraph">
                        <wp:posOffset>80645</wp:posOffset>
                      </wp:positionV>
                      <wp:extent cx="711200" cy="304800"/>
                      <wp:effectExtent l="0" t="0" r="0" b="0"/>
                      <wp:wrapNone/>
                      <wp:docPr id="56" name="圆角矩形 56"/>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任务分解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3pt;margin-top:6.35pt;height:24pt;width:56pt;z-index:251684864;v-text-anchor:middle;mso-width-relative:page;mso-height-relative:page;" fillcolor="#FFC000 [3207]" filled="t" stroked="f" coordsize="21600,21600" arcsize="0.166666666666667" o:gfxdata="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&#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CYigPHVAAAACAEAAA8AAAAAAAAAAQAgAAAAOAAAAGRy&#10;cy9kb3ducmV2LnhtbFBLAQIUABQAAAAIAIdO4kBCLb/YZAIAAJQEAAAOAAAAAAAAAAEAIAAAADo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任务分解</w:t>
                            </w:r>
                          </w:p>
                        </w:txbxContent>
                      </v:textbox>
                    </v:roundrect>
                  </w:pict>
                </mc:Fallback>
              </mc:AlternateContent>
            </w:r>
          </w:p>
        </w:tc>
        <w:tc>
          <w:tcPr>
            <w:tcW w:w="1791" w:type="dxa"/>
            <w:shd w:val="clear" w:color="auto" w:fill="auto"/>
            <w:vAlign w:val="center"/>
          </w:tcPr>
          <w:p>
            <w:pPr>
              <w:rPr>
                <w:sz w:val="18"/>
                <w:szCs w:val="18"/>
              </w:rPr>
            </w:pPr>
            <w:r>
              <w:rPr>
                <w:rFonts w:hint="eastAsia"/>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629285</wp:posOffset>
                      </wp:positionV>
                      <wp:extent cx="977900" cy="558800"/>
                      <wp:effectExtent l="0" t="0" r="0" b="0"/>
                      <wp:wrapNone/>
                      <wp:docPr id="55" name="圆角矩形 55"/>
                      <wp:cNvGraphicFramePr/>
                      <a:graphic xmlns:a="http://schemas.openxmlformats.org/drawingml/2006/main">
                        <a:graphicData uri="http://schemas.microsoft.com/office/word/2010/wordprocessingShape">
                          <wps:wsp>
                            <wps:cNvSpPr/>
                            <wps:spPr>
                              <a:xfrm>
                                <a:off x="0" y="0"/>
                                <a:ext cx="977900" cy="558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源代码、《项目追踪表》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pt;margin-top:49.55pt;height:44pt;width:77pt;z-index:251683840;v-text-anchor:middle;mso-width-relative:page;mso-height-relative:page;" fillcolor="#FFC000 [3207]" filled="t" stroked="f" coordsize="21600,21600" arcsize="0.166666666666667" o:gfxdata="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&#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HXJ++HVAAAABwEAAA8AAAAAAAAAAQAgAAAAOAAAAGRy&#10;cy9kb3ducmV2LnhtbFBLAQIUABQAAAAIAIdO4kBdE0RHZAIAAJQEAAAOAAAAAAAAAAEAIAAAADoB&#10;AABkcnMvZTJvRG9jLnhtbFBLBQYAAAAABgAGAFkBAAAQBgAAAAA=&#10;">
                      <v:fill on="t" focussize="0,0"/>
                      <v:stroke on="f" weight="1pt" miterlimit="8" joinstyle="miter"/>
                      <v:imagedata o:title=""/>
                      <o:lock v:ext="edit" aspectratio="f"/>
                      <v:textbo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源代码、《项目追踪表》</w:t>
                            </w:r>
                          </w:p>
                        </w:txbxContent>
                      </v:textbox>
                    </v:roundrect>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211455</wp:posOffset>
                      </wp:positionV>
                      <wp:extent cx="977900" cy="304800"/>
                      <wp:effectExtent l="0" t="0" r="0" b="0"/>
                      <wp:wrapNone/>
                      <wp:docPr id="53" name="圆角矩形 53"/>
                      <wp:cNvGraphicFramePr/>
                      <a:graphic xmlns:a="http://schemas.openxmlformats.org/drawingml/2006/main">
                        <a:graphicData uri="http://schemas.microsoft.com/office/word/2010/wordprocessingShape">
                          <wps:wsp>
                            <wps:cNvSpPr/>
                            <wps:spPr>
                              <a:xfrm>
                                <a:off x="0" y="0"/>
                                <a:ext cx="9779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《工作说明书》</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pt;margin-top:16.65pt;height:24pt;width:77pt;z-index:251682816;v-text-anchor:middle;mso-width-relative:page;mso-height-relative:page;" fillcolor="#FFC000 [3207]" filled="t" stroked="f" coordsize="21600,21600" arcsize="0.166666666666667" o:gfxdata="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&#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Ppp7NnUAAAABgEAAA8AAAAAAAAAAQAgAAAAOAAAAGRy&#10;cy9kb3ducmV2LnhtbFBLAQIUABQAAAAIAIdO4kCG7YlmZQIAAJQEAAAOAAAAAAAAAAEAIAAAADkB&#10;AABkcnMvZTJvRG9jLnhtbFBLBQYAAAAABgAGAFkBAAAQBgAAAAA=&#10;">
                      <v:fill on="t" focussize="0,0"/>
                      <v:stroke on="f" weight="1pt" miterlimit="8" joinstyle="miter"/>
                      <v:imagedata o:title=""/>
                      <o:lock v:ext="edit" aspectratio="f"/>
                      <v:textbo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《工作说明书》</w:t>
                            </w:r>
                          </w:p>
                          <w:p>
                            <w:pPr>
                              <w:jc w:val="center"/>
                              <w:rPr>
                                <w:color w:val="000000" w:themeColor="text1"/>
                                <w:sz w:val="18"/>
                                <w:szCs w:val="18"/>
                                <w14:textFill>
                                  <w14:solidFill>
                                    <w14:schemeClr w14:val="tx1"/>
                                  </w14:solidFill>
                                </w14:textFill>
                              </w:rPr>
                            </w:pPr>
                          </w:p>
                        </w:txbxContent>
                      </v:textbox>
                    </v:roundrect>
                  </w:pict>
                </mc:Fallback>
              </mc:AlternateContent>
            </w:r>
          </w:p>
        </w:tc>
      </w:tr>
      <w:tr>
        <w:trPr>
          <w:trHeight w:val="2278" w:hRule="atLeast"/>
        </w:trPr>
        <w:tc>
          <w:tcPr>
            <w:tcW w:w="669" w:type="dxa"/>
            <w:shd w:val="clear" w:color="auto" w:fill="auto"/>
            <w:vAlign w:val="center"/>
          </w:tcPr>
          <w:p>
            <w:pPr>
              <w:rPr>
                <w:b/>
              </w:rPr>
            </w:pPr>
            <w:r>
              <w:rPr>
                <w:rFonts w:hint="eastAsia"/>
                <w:b/>
              </w:rPr>
              <w:t>测试</w:t>
            </w:r>
          </w:p>
        </w:tc>
        <w:tc>
          <w:tcPr>
            <w:tcW w:w="1745" w:type="dxa"/>
            <w:shd w:val="clear" w:color="auto" w:fill="auto"/>
          </w:tcPr>
          <w:p>
            <w:r>
              <w:rPr>
                <w:rFonts w:hint="eastAsia"/>
              </w:rPr>
              <mc:AlternateContent>
                <mc:Choice Requires="wps">
                  <w:drawing>
                    <wp:anchor distT="0" distB="0" distL="114300" distR="114300" simplePos="0" relativeHeight="251717632" behindDoc="0" locked="0" layoutInCell="1" allowOverlap="1">
                      <wp:simplePos x="0" y="0"/>
                      <wp:positionH relativeFrom="column">
                        <wp:posOffset>494665</wp:posOffset>
                      </wp:positionH>
                      <wp:positionV relativeFrom="paragraph">
                        <wp:posOffset>878205</wp:posOffset>
                      </wp:positionV>
                      <wp:extent cx="3937000" cy="127000"/>
                      <wp:effectExtent l="0" t="0" r="63500" b="76200"/>
                      <wp:wrapNone/>
                      <wp:docPr id="102" name="肘形连接符 102"/>
                      <wp:cNvGraphicFramePr/>
                      <a:graphic xmlns:a="http://schemas.openxmlformats.org/drawingml/2006/main">
                        <a:graphicData uri="http://schemas.microsoft.com/office/word/2010/wordprocessingShape">
                          <wps:wsp>
                            <wps:cNvCnPr/>
                            <wps:spPr>
                              <a:xfrm>
                                <a:off x="0" y="0"/>
                                <a:ext cx="3937000" cy="1270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8.95pt;margin-top:69.15pt;height:10pt;width:310pt;z-index:251717632;mso-width-relative:page;mso-height-relative:page;" filled="f" stroked="t" coordsize="21600,21600" o:gfxdata="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BJCQ9HUAAAACgEAAA8AAAAA&#10;AAAAAQAgAAAAOAAAAGRycy9kb3ducmV2LnhtbFBLAQIUABQAAAAIAIdO4kCWBw/SAgIAALsDAAAO&#10;AAAAAAAAAAEAIAAAADkBAABkcnMvZTJvRG9jLnhtbFBLBQYAAAAABgAGAFkBAACtBQAAAAA=&#10;" adj="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16608" behindDoc="0" locked="0" layoutInCell="1" allowOverlap="1">
                      <wp:simplePos x="0" y="0"/>
                      <wp:positionH relativeFrom="column">
                        <wp:posOffset>494665</wp:posOffset>
                      </wp:positionH>
                      <wp:positionV relativeFrom="paragraph">
                        <wp:posOffset>446405</wp:posOffset>
                      </wp:positionV>
                      <wp:extent cx="3340100" cy="152400"/>
                      <wp:effectExtent l="0" t="0" r="63500" b="38100"/>
                      <wp:wrapNone/>
                      <wp:docPr id="101" name="肘形连接符 101"/>
                      <wp:cNvGraphicFramePr/>
                      <a:graphic xmlns:a="http://schemas.openxmlformats.org/drawingml/2006/main">
                        <a:graphicData uri="http://schemas.microsoft.com/office/word/2010/wordprocessingShape">
                          <wps:wsp>
                            <wps:cNvCnPr/>
                            <wps:spPr>
                              <a:xfrm>
                                <a:off x="0" y="0"/>
                                <a:ext cx="3340100" cy="152400"/>
                              </a:xfrm>
                              <a:prstGeom prst="bentConnector3">
                                <a:avLst>
                                  <a:gd name="adj1" fmla="val 1001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8.95pt;margin-top:35.15pt;height:12pt;width:263pt;z-index:251716608;mso-width-relative:page;mso-height-relative:page;" filled="f" stroked="t" coordsize="21600,21600" o:gfxdata="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A+ygC/2AAAAAgB&#10;AAAPAAAAAAAAAAEAIAAAADgAAABkcnMvZG93bnJldi54bWxQSwECFAAUAAAACACHTuJAfcJ1PwUC&#10;AADAAwAADgAAAAAAAAABACAAAAA9AQAAZHJzL2Uyb0RvYy54bWxQSwUGAAAAAAYABgBZAQAAtAUA&#10;AAAA&#10;" adj="21641">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15584" behindDoc="0" locked="0" layoutInCell="1" allowOverlap="1">
                      <wp:simplePos x="0" y="0"/>
                      <wp:positionH relativeFrom="column">
                        <wp:posOffset>494665</wp:posOffset>
                      </wp:positionH>
                      <wp:positionV relativeFrom="paragraph">
                        <wp:posOffset>382905</wp:posOffset>
                      </wp:positionV>
                      <wp:extent cx="0" cy="190500"/>
                      <wp:effectExtent l="63500" t="0" r="38100" b="38100"/>
                      <wp:wrapNone/>
                      <wp:docPr id="100" name="直线箭头连接符 10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00" o:spid="_x0000_s1026" o:spt="32" type="#_x0000_t32" style="position:absolute;left:0pt;margin-left:38.95pt;margin-top:30.15pt;height:15pt;width:0pt;z-index:251715584;mso-width-relative:page;mso-height-relative:page;" filled="f" stroked="t" coordsize="21600,21600" o:gfxdata="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BwrpwZ1AAAAAcBAAAPAAAAAAAAAAEAIAAAADgAAABkcnMv&#10;ZG93bnJldi54bWxQSwECFAAUAAAACACHTuJAFBSBzvEBAACWAwAADgAAAAAAAAABACAAAAA5AQAA&#10;ZHJzL2Uyb0RvYy54bWxQSwUGAAAAAAYABgBZAQAAnAU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14560" behindDoc="0" locked="0" layoutInCell="1" allowOverlap="1">
                      <wp:simplePos x="0" y="0"/>
                      <wp:positionH relativeFrom="column">
                        <wp:posOffset>140335</wp:posOffset>
                      </wp:positionH>
                      <wp:positionV relativeFrom="paragraph">
                        <wp:posOffset>569595</wp:posOffset>
                      </wp:positionV>
                      <wp:extent cx="711200" cy="304800"/>
                      <wp:effectExtent l="0" t="0" r="0" b="0"/>
                      <wp:wrapNone/>
                      <wp:docPr id="98" name="圆角矩形 98"/>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执行测试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05pt;margin-top:44.85pt;height:24pt;width:56pt;z-index:251714560;v-text-anchor:middle;mso-width-relative:page;mso-height-relative:page;" fillcolor="#FFC000 [3207]" filled="t" stroked="f" coordsize="21600,21600" arcsize="0.166666666666667" o:gfxdata="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&#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FNAiOvWAAAACQEAAA8AAAAAAAAAAQAgAAAAOAAAAGRy&#10;cy9kb3ducmV2LnhtbFBLAQIUABQAAAAIAIdO4kA1S8L5YwIAAJQEAAAOAAAAAAAAAAEAIAAAADs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执行测试</w:t>
                            </w:r>
                          </w:p>
                        </w:txbxContent>
                      </v:textbox>
                    </v:roundrect>
                  </w:pict>
                </mc:Fallback>
              </mc:AlternateContent>
            </w:r>
            <w:r>
              <w:rPr>
                <w:rFonts w:hint="eastAsia"/>
              </w:rPr>
              <mc:AlternateContent>
                <mc:Choice Requires="wps">
                  <w:drawing>
                    <wp:anchor distT="0" distB="0" distL="114300" distR="114300" simplePos="0" relativeHeight="251696128" behindDoc="0" locked="0" layoutInCell="1" allowOverlap="1">
                      <wp:simplePos x="0" y="0"/>
                      <wp:positionH relativeFrom="column">
                        <wp:posOffset>735965</wp:posOffset>
                      </wp:positionH>
                      <wp:positionV relativeFrom="paragraph">
                        <wp:posOffset>230505</wp:posOffset>
                      </wp:positionV>
                      <wp:extent cx="1752600" cy="0"/>
                      <wp:effectExtent l="25400" t="63500" r="0" b="76200"/>
                      <wp:wrapNone/>
                      <wp:docPr id="67" name="直线箭头连接符 67"/>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67" o:spid="_x0000_s1026" o:spt="32" type="#_x0000_t32" style="position:absolute;left:0pt;flip:x;margin-left:57.95pt;margin-top:18.15pt;height:0pt;width:138pt;z-index:251696128;mso-width-relative:page;mso-height-relative:page;" filled="f" stroked="t" coordsize="21600,21600" o:gfxdata="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PBg43HWAAAACQEAAA8AAAAAAAAAAQAg&#10;AAAAOAAAAGRycy9kb3ducmV2LnhtbFBLAQIUABQAAAAIAIdO4kB3UMvC+gEAAJ8DAAAOAAAAAAAA&#10;AAEAIAAAADsBAABkcnMvZTJvRG9jLnhtbFBLBQYAAAAABgAGAFkBAACn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94080" behindDoc="0" locked="0" layoutInCell="1" allowOverlap="1">
                      <wp:simplePos x="0" y="0"/>
                      <wp:positionH relativeFrom="column">
                        <wp:posOffset>280035</wp:posOffset>
                      </wp:positionH>
                      <wp:positionV relativeFrom="paragraph">
                        <wp:posOffset>86995</wp:posOffset>
                      </wp:positionV>
                      <wp:extent cx="457200" cy="292100"/>
                      <wp:effectExtent l="0" t="0" r="0" b="0"/>
                      <wp:wrapNone/>
                      <wp:docPr id="65" name="圆角矩形 65"/>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05pt;margin-top:6.85pt;height:23pt;width:36pt;z-index:251694080;v-text-anchor:middle;mso-width-relative:page;mso-height-relative:page;" fillcolor="#FFC000 [3207]" filled="t" stroked="f" coordsize="21600,21600" arcsize="0.166666666666667" o:gfxdata="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&#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D1X+mX1gAAAAgBAAAPAAAAAAAAAAEAIAAAADgAAABk&#10;cnMvZG93bnJldi54bWxQSwECFAAUAAAACACHTuJAzDe1vWQCAACUBAAADgAAAAAAAAABACAAAAA7&#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5" w:type="dxa"/>
            <w:shd w:val="clear" w:color="auto" w:fill="auto"/>
          </w:tcPr>
          <w:p/>
        </w:tc>
        <w:tc>
          <w:tcPr>
            <w:tcW w:w="1745" w:type="dxa"/>
            <w:shd w:val="clear" w:color="auto" w:fill="auto"/>
          </w:tcPr>
          <w:p>
            <w:r>
              <w:rPr>
                <w:rFonts w:hint="eastAsia"/>
              </w:rPr>
              <mc:AlternateContent>
                <mc:Choice Requires="wps">
                  <w:drawing>
                    <wp:anchor distT="0" distB="0" distL="114300" distR="114300" simplePos="0" relativeHeight="251695104" behindDoc="0" locked="0" layoutInCell="1" allowOverlap="1">
                      <wp:simplePos x="0" y="0"/>
                      <wp:positionH relativeFrom="column">
                        <wp:posOffset>729615</wp:posOffset>
                      </wp:positionH>
                      <wp:positionV relativeFrom="paragraph">
                        <wp:posOffset>230505</wp:posOffset>
                      </wp:positionV>
                      <wp:extent cx="508000" cy="0"/>
                      <wp:effectExtent l="25400" t="63500" r="0" b="76200"/>
                      <wp:wrapNone/>
                      <wp:docPr id="66" name="直线箭头连接符 66"/>
                      <wp:cNvGraphicFramePr/>
                      <a:graphic xmlns:a="http://schemas.openxmlformats.org/drawingml/2006/main">
                        <a:graphicData uri="http://schemas.microsoft.com/office/word/2010/wordprocessingShape">
                          <wps:wsp>
                            <wps:cNvCnPr/>
                            <wps:spPr>
                              <a:xfrm flipH="1">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66" o:spid="_x0000_s1026" o:spt="32" type="#_x0000_t32" style="position:absolute;left:0pt;flip:x;margin-left:57.45pt;margin-top:18.15pt;height:0pt;width:40pt;z-index:251695104;mso-width-relative:page;mso-height-relative:page;" filled="f" stroked="t" coordsize="21600,21600" o:gfxdata="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DFh9at1AAAAAkBAAAPAAAAAAAAAAEAIAAAADgA&#10;AABkcnMvZG93bnJldi54bWxQSwECFAAUAAAACACHTuJACKdRuvcBAACeAwAADgAAAAAAAAABACAA&#10;AAA5AQAAZHJzL2Uyb0RvYy54bWxQSwUGAAAAAAYABgBZAQAAogU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93056" behindDoc="0" locked="0" layoutInCell="1" allowOverlap="1">
                      <wp:simplePos x="0" y="0"/>
                      <wp:positionH relativeFrom="column">
                        <wp:posOffset>273685</wp:posOffset>
                      </wp:positionH>
                      <wp:positionV relativeFrom="paragraph">
                        <wp:posOffset>86995</wp:posOffset>
                      </wp:positionV>
                      <wp:extent cx="457200" cy="292100"/>
                      <wp:effectExtent l="0" t="0" r="0" b="0"/>
                      <wp:wrapNone/>
                      <wp:docPr id="64" name="圆角矩形 64"/>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55pt;margin-top:6.85pt;height:23pt;width:36pt;z-index:251693056;v-text-anchor:middle;mso-width-relative:page;mso-height-relative:page;" fillcolor="#FFC000 [3207]" filled="t" stroked="f" coordsize="21600,21600" arcsize="0.166666666666667" o:gfxdata="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&#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C0jTdJ1gAAAAgBAAAPAAAAAAAAAAEAIAAAADgAAABk&#10;cnMvZG93bnJldi54bWxQSwECFAAUAAAACACHTuJAdJ6dNWQCAACUBAAADgAAAAAAAAABACAAAAA7&#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6" w:type="dxa"/>
            <w:shd w:val="clear" w:color="auto" w:fill="auto"/>
          </w:tcPr>
          <w:p>
            <w:r>
              <w:rPr>
                <w:rFonts w:hint="eastAsia"/>
              </w:rPr>
              <mc:AlternateContent>
                <mc:Choice Requires="wps">
                  <w:drawing>
                    <wp:anchor distT="0" distB="0" distL="114300" distR="114300" simplePos="0" relativeHeight="251718656" behindDoc="0" locked="0" layoutInCell="1" allowOverlap="1">
                      <wp:simplePos x="0" y="0"/>
                      <wp:positionH relativeFrom="column">
                        <wp:posOffset>510540</wp:posOffset>
                      </wp:positionH>
                      <wp:positionV relativeFrom="paragraph">
                        <wp:posOffset>878205</wp:posOffset>
                      </wp:positionV>
                      <wp:extent cx="0" cy="127000"/>
                      <wp:effectExtent l="0" t="0" r="12700" b="12700"/>
                      <wp:wrapNone/>
                      <wp:docPr id="103" name="直线连接符 103"/>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线连接符 103" o:spid="_x0000_s1026" o:spt="20" style="position:absolute;left:0pt;margin-left:40.2pt;margin-top:69.15pt;height:10pt;width:0pt;z-index:251718656;mso-width-relative:page;mso-height-relative:page;" filled="f" stroked="t" coordsize="21600,21600" o:gfxdata="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CyD2jQ1gAA&#10;AAkBAAAPAAAAAAAAAAEAIAAAADgAAABkcnMvZG93bnJldi54bWxQSwECFAAUAAAACACHTuJADi7l&#10;1NEBAABmAwAADgAAAAAAAAABACAAAAA7AQAAZHJzL2Uyb0RvYy54bWxQSwUGAAAAAAYABgBZAQAA&#10;fgUAAAAA&#10;">
                      <v:fill on="f" focussize="0,0"/>
                      <v:stroke weight="0.5pt" color="#4472C4 [3204]" miterlimit="8" joinstyle="miter"/>
                      <v:imagedata o:title=""/>
                      <o:lock v:ext="edit" aspectratio="f"/>
                    </v:line>
                  </w:pict>
                </mc:Fallback>
              </mc:AlternateContent>
            </w:r>
            <w:r>
              <w:rPr>
                <w:rFonts w:hint="eastAsia"/>
              </w:rPr>
              <mc:AlternateContent>
                <mc:Choice Requires="wps">
                  <w:drawing>
                    <wp:anchor distT="0" distB="0" distL="114300" distR="114300" simplePos="0" relativeHeight="251698176" behindDoc="0" locked="0" layoutInCell="1" allowOverlap="1">
                      <wp:simplePos x="0" y="0"/>
                      <wp:positionH relativeFrom="column">
                        <wp:posOffset>130810</wp:posOffset>
                      </wp:positionH>
                      <wp:positionV relativeFrom="paragraph">
                        <wp:posOffset>569595</wp:posOffset>
                      </wp:positionV>
                      <wp:extent cx="711200" cy="304800"/>
                      <wp:effectExtent l="0" t="0" r="0" b="0"/>
                      <wp:wrapNone/>
                      <wp:docPr id="69" name="圆角矩形 69"/>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执行测试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3pt;margin-top:44.85pt;height:24pt;width:56pt;z-index:251698176;v-text-anchor:middle;mso-width-relative:page;mso-height-relative:page;" fillcolor="#FFC000 [3207]" filled="t" stroked="f" coordsize="21600,21600" arcsize="0.166666666666667" o:gfxdata="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DZgXNd1gAAAAkBAAAPAAAAAAAAAAEAIAAAADgAAABk&#10;cnMvZG93bnJldi54bWxQSwECFAAUAAAACACHTuJA1hbC2GQCAACUBAAADgAAAAAAAAABACAAAAA7&#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执行测试</w:t>
                            </w:r>
                          </w:p>
                        </w:txbxContent>
                      </v:textbox>
                    </v:roundrect>
                  </w:pict>
                </mc:Fallback>
              </mc:AlternateContent>
            </w:r>
            <w:r>
              <w:rPr>
                <w:rFonts w:hint="eastAsia"/>
              </w:rPr>
              <mc:AlternateContent>
                <mc:Choice Requires="wps">
                  <w:drawing>
                    <wp:anchor distT="0" distB="0" distL="114300" distR="114300" simplePos="0" relativeHeight="251692032" behindDoc="0" locked="0" layoutInCell="1" allowOverlap="1">
                      <wp:simplePos x="0" y="0"/>
                      <wp:positionH relativeFrom="column">
                        <wp:posOffset>130810</wp:posOffset>
                      </wp:positionH>
                      <wp:positionV relativeFrom="paragraph">
                        <wp:posOffset>74295</wp:posOffset>
                      </wp:positionV>
                      <wp:extent cx="711200" cy="304800"/>
                      <wp:effectExtent l="0" t="0" r="0" b="0"/>
                      <wp:wrapNone/>
                      <wp:docPr id="63" name="圆角矩形 63"/>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测试计划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3pt;margin-top:5.85pt;height:24pt;width:56pt;z-index:251692032;v-text-anchor:middle;mso-width-relative:page;mso-height-relative:page;" fillcolor="#FFC000 [3207]" filled="t" stroked="f" coordsize="21600,21600" arcsize="0.166666666666667" o:gfxdata="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&#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MYqorHVAAAACAEAAA8AAAAAAAAAAQAgAAAAOAAAAGRy&#10;cy9kb3ducmV2LnhtbFBLAQIUABQAAAAIAIdO4kChG4GJZAIAAJQEAAAOAAAAAAAAAAEAIAAAADo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测试计划</w:t>
                            </w:r>
                          </w:p>
                        </w:txbxContent>
                      </v:textbox>
                    </v:roundrect>
                  </w:pict>
                </mc:Fallback>
              </mc:AlternateContent>
            </w:r>
          </w:p>
        </w:tc>
        <w:tc>
          <w:tcPr>
            <w:tcW w:w="1791" w:type="dxa"/>
            <w:shd w:val="clear" w:color="auto" w:fill="auto"/>
            <w:vAlign w:val="center"/>
          </w:tcPr>
          <w:p>
            <w:r>
              <w:rPr>
                <w:rFonts w:hint="eastAsia"/>
              </w:rPr>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516890</wp:posOffset>
                      </wp:positionV>
                      <wp:extent cx="977900" cy="723900"/>
                      <wp:effectExtent l="0" t="0" r="0" b="0"/>
                      <wp:wrapNone/>
                      <wp:docPr id="68" name="圆角矩形 68"/>
                      <wp:cNvGraphicFramePr/>
                      <a:graphic xmlns:a="http://schemas.openxmlformats.org/drawingml/2006/main">
                        <a:graphicData uri="http://schemas.microsoft.com/office/word/2010/wordprocessingShape">
                          <wps:wsp>
                            <wps:cNvSpPr/>
                            <wps:spPr>
                              <a:xfrm>
                                <a:off x="0" y="0"/>
                                <a:ext cx="977900" cy="7239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《测试报告》、《项目追踪表》</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pt;margin-top:40.7pt;height:57pt;width:77pt;z-index:251697152;v-text-anchor:middle;mso-width-relative:page;mso-height-relative:page;" fillcolor="#FFC000 [3207]" filled="t" stroked="f" coordsize="21600,21600" arcsize="0.166666666666667" o:gfxdata="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&#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IBLp3VAAAABwEAAA8AAAAAAAAAAQAgAAAAOAAAAGRy&#10;cy9kb3ducmV2LnhtbFBLAQIUABQAAAAIAIdO4kAD16XrZAIAAJQEAAAOAAAAAAAAAAEAIAAAADoB&#10;AABkcnMvZTJvRG9jLnhtbFBLBQYAAAAABgAGAFkBAAAQBgAAAAA=&#10;">
                      <v:fill on="t" focussize="0,0"/>
                      <v:stroke on="f" weight="1pt" miterlimit="8" joinstyle="miter"/>
                      <v:imagedata o:title=""/>
                      <o:lock v:ext="edit" aspectratio="f"/>
                      <v:textbo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《测试报告》、《项目追踪表》</w:t>
                            </w:r>
                          </w:p>
                          <w:p>
                            <w:pPr>
                              <w:jc w:val="center"/>
                              <w:rPr>
                                <w:color w:val="000000" w:themeColor="text1"/>
                                <w:sz w:val="18"/>
                                <w:szCs w:val="18"/>
                                <w14:textFill>
                                  <w14:solidFill>
                                    <w14:schemeClr w14:val="tx1"/>
                                  </w14:solidFill>
                                </w14:textFill>
                              </w:rPr>
                            </w:pPr>
                          </w:p>
                        </w:txbxContent>
                      </v:textbox>
                    </v:roundrect>
                  </w:pict>
                </mc:Fallback>
              </mc:AlternateContent>
            </w:r>
          </w:p>
        </w:tc>
      </w:tr>
      <w:tr>
        <w:trPr>
          <w:trHeight w:val="2114" w:hRule="atLeast"/>
        </w:trPr>
        <w:tc>
          <w:tcPr>
            <w:tcW w:w="669" w:type="dxa"/>
            <w:shd w:val="clear" w:color="auto" w:fill="auto"/>
            <w:vAlign w:val="center"/>
          </w:tcPr>
          <w:p>
            <w:pPr>
              <w:rPr>
                <w:b/>
              </w:rPr>
            </w:pPr>
            <w:r>
              <w:rPr>
                <w:rFonts w:hint="eastAsia"/>
                <w:b/>
              </w:rPr>
              <w:t>上线</w:t>
            </w:r>
          </w:p>
        </w:tc>
        <w:tc>
          <w:tcPr>
            <w:tcW w:w="1745" w:type="dxa"/>
            <w:shd w:val="clear" w:color="auto" w:fill="auto"/>
          </w:tcPr>
          <w:p>
            <w:r>
              <w:rPr>
                <w:rFonts w:hint="eastAsia"/>
              </w:rPr>
              <mc:AlternateContent>
                <mc:Choice Requires="wps">
                  <w:drawing>
                    <wp:anchor distT="0" distB="0" distL="114300" distR="114300" simplePos="0" relativeHeight="251725824" behindDoc="0" locked="0" layoutInCell="1" allowOverlap="1">
                      <wp:simplePos x="0" y="0"/>
                      <wp:positionH relativeFrom="column">
                        <wp:posOffset>456565</wp:posOffset>
                      </wp:positionH>
                      <wp:positionV relativeFrom="paragraph">
                        <wp:posOffset>923925</wp:posOffset>
                      </wp:positionV>
                      <wp:extent cx="3975100" cy="139700"/>
                      <wp:effectExtent l="0" t="0" r="63500" b="76200"/>
                      <wp:wrapNone/>
                      <wp:docPr id="113" name="肘形连接符 113"/>
                      <wp:cNvGraphicFramePr/>
                      <a:graphic xmlns:a="http://schemas.openxmlformats.org/drawingml/2006/main">
                        <a:graphicData uri="http://schemas.microsoft.com/office/word/2010/wordprocessingShape">
                          <wps:wsp>
                            <wps:cNvCnPr/>
                            <wps:spPr>
                              <a:xfrm>
                                <a:off x="0" y="0"/>
                                <a:ext cx="3975100" cy="139700"/>
                              </a:xfrm>
                              <a:prstGeom prst="bentConnector3">
                                <a:avLst>
                                  <a:gd name="adj1" fmla="val 1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5.95pt;margin-top:72.75pt;height:11pt;width:313pt;z-index:251725824;mso-width-relative:page;mso-height-relative:page;" filled="f" stroked="t" coordsize="21600,21600" o:gfxdata="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Bu6ViQ1gAAAAoBAAAPAAAA&#10;AAAAAAEAIAAAADgAAABkcnMvZG93bnJldi54bWxQSwECFAAUAAAACACHTuJAv18AEAECAAC9AwAA&#10;DgAAAAAAAAABACAAAAA7AQAAZHJzL2Uyb0RvYy54bWxQSwUGAAAAAAYABgBZAQAArgUAAAAA&#10;" adj="35">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24800" behindDoc="0" locked="0" layoutInCell="1" allowOverlap="1">
                      <wp:simplePos x="0" y="0"/>
                      <wp:positionH relativeFrom="column">
                        <wp:posOffset>456565</wp:posOffset>
                      </wp:positionH>
                      <wp:positionV relativeFrom="paragraph">
                        <wp:posOffset>454025</wp:posOffset>
                      </wp:positionV>
                      <wp:extent cx="3378200" cy="165100"/>
                      <wp:effectExtent l="63500" t="0" r="12700" b="38100"/>
                      <wp:wrapNone/>
                      <wp:docPr id="112" name="肘形连接符 112"/>
                      <wp:cNvGraphicFramePr/>
                      <a:graphic xmlns:a="http://schemas.openxmlformats.org/drawingml/2006/main">
                        <a:graphicData uri="http://schemas.microsoft.com/office/word/2010/wordprocessingShape">
                          <wps:wsp>
                            <wps:cNvCnPr/>
                            <wps:spPr>
                              <a:xfrm flipH="1">
                                <a:off x="0" y="0"/>
                                <a:ext cx="3378200" cy="1651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5.95pt;margin-top:35.75pt;height:13pt;width:266pt;z-index:251724800;mso-width-relative:page;mso-height-relative:page;" filled="f" stroked="t" coordsize="21600,21600" o:gfxdata="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q28t&#10;6toAAAAIAQAADwAAAAAAAAABACAAAAA4AAAAZHJzL2Rvd25yZXYueG1sUEsBAhQAFAAAAAgAh07i&#10;QFWA7isKAgAAygMAAA4AAAAAAAAAAQAgAAAAPwEAAGRycy9lMm9Eb2MueG1sUEsFBgAAAAAGAAYA&#10;WQEAALsFAAAAAA==&#10;" adj="2160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20704" behindDoc="0" locked="0" layoutInCell="1" allowOverlap="1">
                      <wp:simplePos x="0" y="0"/>
                      <wp:positionH relativeFrom="column">
                        <wp:posOffset>812165</wp:posOffset>
                      </wp:positionH>
                      <wp:positionV relativeFrom="paragraph">
                        <wp:posOffset>238125</wp:posOffset>
                      </wp:positionV>
                      <wp:extent cx="584200" cy="0"/>
                      <wp:effectExtent l="0" t="63500" r="0" b="76200"/>
                      <wp:wrapNone/>
                      <wp:docPr id="108" name="直线箭头连接符 108"/>
                      <wp:cNvGraphicFramePr/>
                      <a:graphic xmlns:a="http://schemas.openxmlformats.org/drawingml/2006/main">
                        <a:graphicData uri="http://schemas.microsoft.com/office/word/2010/wordprocessingShape">
                          <wps:wsp>
                            <wps:cNvCnPr/>
                            <wps:spPr>
                              <a:xfrm>
                                <a:off x="0" y="0"/>
                                <a:ext cx="584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08" o:spid="_x0000_s1026" o:spt="32" type="#_x0000_t32" style="position:absolute;left:0pt;margin-left:63.95pt;margin-top:18.75pt;height:0pt;width:46pt;z-index:251720704;mso-width-relative:page;mso-height-relative:page;" filled="f" stroked="t" coordsize="21600,21600" o:gfxdata="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wfJr1NcAAAAJAQAADwAAAAAAAAABACAAAAA4AAAA&#10;ZHJzL2Rvd25yZXYueG1sUEsBAhQAFAAAAAgAh07iQAF0nd3yAQAAlgMAAA4AAAAAAAAAAQAgAAAA&#10;PAEAAGRycy9lMm9Eb2MueG1sUEsFBgAAAAAGAAYAWQEAAKA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19680" behindDoc="0" locked="0" layoutInCell="1" allowOverlap="1">
                      <wp:simplePos x="0" y="0"/>
                      <wp:positionH relativeFrom="column">
                        <wp:posOffset>102235</wp:posOffset>
                      </wp:positionH>
                      <wp:positionV relativeFrom="paragraph">
                        <wp:posOffset>615315</wp:posOffset>
                      </wp:positionV>
                      <wp:extent cx="711200" cy="304800"/>
                      <wp:effectExtent l="0" t="0" r="0" b="0"/>
                      <wp:wrapNone/>
                      <wp:docPr id="107" name="圆角矩形 107"/>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执行上线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05pt;margin-top:48.45pt;height:24pt;width:56pt;z-index:251719680;v-text-anchor:middle;mso-width-relative:page;mso-height-relative:page;" fillcolor="#FFC000 [3207]" filled="t" stroked="f" coordsize="21600,21600" arcsize="0.166666666666667" o:gfxdata="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jc2Fk1gAAAAkBAAAPAAAAAAAAAAEAIAAAADgAAABk&#10;cnMvZG93bnJldi54bWxQSwECFAAUAAAACACHTuJAL+I97mQCAACWBAAADgAAAAAAAAABACAAAAA7&#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执行上线</w:t>
                            </w:r>
                          </w:p>
                        </w:txbxContent>
                      </v:textbox>
                    </v:roundrect>
                  </w:pict>
                </mc:Fallback>
              </mc:AlternateContent>
            </w:r>
            <w:r>
              <w:rPr>
                <w:rFonts w:hint="eastAsia"/>
              </w:rPr>
              <mc:AlternateContent>
                <mc:Choice Requires="wps">
                  <w:drawing>
                    <wp:anchor distT="0" distB="0" distL="114300" distR="114300" simplePos="0" relativeHeight="251699200" behindDoc="0" locked="0" layoutInCell="1" allowOverlap="1">
                      <wp:simplePos x="0" y="0"/>
                      <wp:positionH relativeFrom="column">
                        <wp:posOffset>102235</wp:posOffset>
                      </wp:positionH>
                      <wp:positionV relativeFrom="paragraph">
                        <wp:posOffset>88900</wp:posOffset>
                      </wp:positionV>
                      <wp:extent cx="711200" cy="304800"/>
                      <wp:effectExtent l="0" t="0" r="0" b="0"/>
                      <wp:wrapNone/>
                      <wp:docPr id="72" name="圆角矩形 72"/>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上线计划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05pt;margin-top:7pt;height:24pt;width:56pt;z-index:251699200;v-text-anchor:middle;mso-width-relative:page;mso-height-relative:page;" fillcolor="#FFC000 [3207]" filled="t" stroked="f" coordsize="21600,21600" arcsize="0.166666666666667" o:gfxdata="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B6v4ZbTAAAACAEAAA8AAAAAAAAAAQAgAAAAOAAAAGRycy9k&#10;b3ducmV2LnhtbFBLAQIUABQAAAAIAIdO4kAOoZvEYwIAAJQEAAAOAAAAAAAAAAEAIAAAADgBAABk&#10;cnMvZTJvRG9jLnhtbFBLBQYAAAAABgAGAFkBAAAN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上线计划</w:t>
                            </w:r>
                          </w:p>
                        </w:txbxContent>
                      </v:textbox>
                    </v:roundrect>
                  </w:pict>
                </mc:Fallback>
              </mc:AlternateContent>
            </w:r>
          </w:p>
        </w:tc>
        <w:tc>
          <w:tcPr>
            <w:tcW w:w="1745" w:type="dxa"/>
            <w:shd w:val="clear" w:color="auto" w:fill="auto"/>
          </w:tcPr>
          <w:p>
            <w:r>
              <w:rPr>
                <w:rFonts w:hint="eastAsia"/>
              </w:rPr>
              <mc:AlternateContent>
                <mc:Choice Requires="wps">
                  <w:drawing>
                    <wp:anchor distT="0" distB="0" distL="114300" distR="114300" simplePos="0" relativeHeight="251721728" behindDoc="0" locked="0" layoutInCell="1" allowOverlap="1">
                      <wp:simplePos x="0" y="0"/>
                      <wp:positionH relativeFrom="column">
                        <wp:posOffset>745490</wp:posOffset>
                      </wp:positionH>
                      <wp:positionV relativeFrom="paragraph">
                        <wp:posOffset>238125</wp:posOffset>
                      </wp:positionV>
                      <wp:extent cx="622300" cy="0"/>
                      <wp:effectExtent l="0" t="63500" r="0" b="76200"/>
                      <wp:wrapNone/>
                      <wp:docPr id="109" name="直线箭头连接符 109"/>
                      <wp:cNvGraphicFramePr/>
                      <a:graphic xmlns:a="http://schemas.openxmlformats.org/drawingml/2006/main">
                        <a:graphicData uri="http://schemas.microsoft.com/office/word/2010/wordprocessingShape">
                          <wps:wsp>
                            <wps:cNvCnPr/>
                            <wps:spPr>
                              <a:xfrm>
                                <a:off x="0" y="0"/>
                                <a:ext cx="622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09" o:spid="_x0000_s1026" o:spt="32" type="#_x0000_t32" style="position:absolute;left:0pt;margin-left:58.7pt;margin-top:18.75pt;height:0pt;width:49pt;z-index:251721728;mso-width-relative:page;mso-height-relative:page;" filled="f" stroked="t" coordsize="21600,21600" o:gfxdata="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N34vprXAAAACQEAAA8AAAAAAAAAAQAgAAAAOAAA&#10;AGRycy9kb3ducmV2LnhtbFBLAQIUABQAAAAIAIdO4kA+z0De8wEAAJYDAAAOAAAAAAAAAAEAIAAA&#10;ADwBAABkcnMvZTJvRG9jLnhtbFBLBQYAAAAABgAGAFkBAACh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13536" behindDoc="0" locked="0" layoutInCell="1" allowOverlap="1">
                      <wp:simplePos x="0" y="0"/>
                      <wp:positionH relativeFrom="column">
                        <wp:posOffset>289560</wp:posOffset>
                      </wp:positionH>
                      <wp:positionV relativeFrom="paragraph">
                        <wp:posOffset>101600</wp:posOffset>
                      </wp:positionV>
                      <wp:extent cx="457200" cy="292100"/>
                      <wp:effectExtent l="0" t="0" r="0" b="0"/>
                      <wp:wrapNone/>
                      <wp:docPr id="97" name="圆角矩形 97"/>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pt;margin-top:8pt;height:23pt;width:36pt;z-index:251713536;v-text-anchor:middle;mso-width-relative:page;mso-height-relative:page;" fillcolor="#FFC000 [3207]" filled="t" stroked="f" coordsize="21600,21600" arcsize="0.166666666666667" o:gfxdata="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FZWGgNUAAAAIAQAADwAAAAAAAAABACAAAAA4AAAAZHJz&#10;L2Rvd25yZXYueG1sUEsBAhQAFAAAAAgAh07iQKaWvd9jAgAAlAQAAA4AAAAAAAAAAQAgAAAAOgEA&#10;AGRycy9lMm9Eb2MueG1sUEsFBgAAAAAGAAYAWQEAAA8GA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5" w:type="dxa"/>
            <w:shd w:val="clear" w:color="auto" w:fill="auto"/>
          </w:tcPr>
          <w:p>
            <w:r>
              <w:rPr>
                <w:rFonts w:hint="eastAsia"/>
              </w:rPr>
              <mc:AlternateContent>
                <mc:Choice Requires="wps">
                  <w:drawing>
                    <wp:anchor distT="0" distB="0" distL="114300" distR="114300" simplePos="0" relativeHeight="251722752" behindDoc="0" locked="0" layoutInCell="1" allowOverlap="1">
                      <wp:simplePos x="0" y="0"/>
                      <wp:positionH relativeFrom="column">
                        <wp:posOffset>729615</wp:posOffset>
                      </wp:positionH>
                      <wp:positionV relativeFrom="paragraph">
                        <wp:posOffset>238125</wp:posOffset>
                      </wp:positionV>
                      <wp:extent cx="635000" cy="0"/>
                      <wp:effectExtent l="0" t="63500" r="0" b="76200"/>
                      <wp:wrapNone/>
                      <wp:docPr id="110" name="直线箭头连接符 110"/>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10" o:spid="_x0000_s1026" o:spt="32" type="#_x0000_t32" style="position:absolute;left:0pt;margin-left:57.45pt;margin-top:18.75pt;height:0pt;width:50pt;z-index:251722752;mso-width-relative:page;mso-height-relative:page;" filled="f" stroked="t" coordsize="21600,21600" o:gfxdata="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BgwTdh1QAAAAkBAAAPAAAAAAAAAAEAIAAAADgAAABkcnMv&#10;ZG93bnJldi54bWxQSwECFAAUAAAACACHTuJAUANoIPABAACWAwAADgAAAAAAAAABACAAAAA6AQAA&#10;ZHJzL2Uyb0RvYy54bWxQSwUGAAAAAAYABgBZAQAAnAU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00224" behindDoc="0" locked="0" layoutInCell="1" allowOverlap="1">
                      <wp:simplePos x="0" y="0"/>
                      <wp:positionH relativeFrom="column">
                        <wp:posOffset>273685</wp:posOffset>
                      </wp:positionH>
                      <wp:positionV relativeFrom="paragraph">
                        <wp:posOffset>101600</wp:posOffset>
                      </wp:positionV>
                      <wp:extent cx="457200" cy="292100"/>
                      <wp:effectExtent l="0" t="0" r="0" b="0"/>
                      <wp:wrapNone/>
                      <wp:docPr id="73" name="圆角矩形 73"/>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55pt;margin-top:8pt;height:23pt;width:36pt;z-index:251700224;v-text-anchor:middle;mso-width-relative:page;mso-height-relative:page;" fillcolor="#FFC000 [3207]" filled="t" stroked="f" coordsize="21600,21600" arcsize="0.166666666666667" o:gfxdata="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&#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K19dvjVAAAACAEAAA8AAAAAAAAAAQAgAAAAOAAAAGRy&#10;cy9kb3ducmV2LnhtbFBLAQIUABQAAAAIAIdO4kDJ3Zb+ZAIAAJQEAAAOAAAAAAAAAAEAIAAAADo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6" w:type="dxa"/>
            <w:shd w:val="clear" w:color="auto" w:fill="auto"/>
          </w:tcPr>
          <w:p>
            <w:r>
              <w:rPr>
                <w:rFonts w:hint="eastAsia"/>
              </w:rPr>
              <mc:AlternateContent>
                <mc:Choice Requires="wps">
                  <w:drawing>
                    <wp:anchor distT="0" distB="0" distL="114300" distR="114300" simplePos="0" relativeHeight="251726848" behindDoc="0" locked="0" layoutInCell="1" allowOverlap="1">
                      <wp:simplePos x="0" y="0"/>
                      <wp:positionH relativeFrom="column">
                        <wp:posOffset>510540</wp:posOffset>
                      </wp:positionH>
                      <wp:positionV relativeFrom="paragraph">
                        <wp:posOffset>923925</wp:posOffset>
                      </wp:positionV>
                      <wp:extent cx="0" cy="139700"/>
                      <wp:effectExtent l="0" t="0" r="12700" b="12700"/>
                      <wp:wrapNone/>
                      <wp:docPr id="114" name="直线连接符 114"/>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线连接符 114" o:spid="_x0000_s1026" o:spt="20" style="position:absolute;left:0pt;margin-left:40.2pt;margin-top:72.75pt;height:11pt;width:0pt;z-index:251726848;mso-width-relative:page;mso-height-relative:page;" filled="f" stroked="t" coordsize="21600,21600" o:gfxdata="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bRCop9cA&#10;AAAJAQAADwAAAAAAAAABACAAAAA4AAAAZHJzL2Rvd25yZXYueG1sUEsBAhQAFAAAAAgAh07iQNZ6&#10;3JXRAQAAZgMAAA4AAAAAAAAAAQAgAAAAPAEAAGRycy9lMm9Eb2MueG1sUEsFBgAAAAAGAAYAWQEA&#10;AH8FAAAAAA==&#10;">
                      <v:fill on="f" focussize="0,0"/>
                      <v:stroke weight="0.5pt" color="#4472C4 [3204]" miterlimit="8" joinstyle="miter"/>
                      <v:imagedata o:title=""/>
                      <o:lock v:ext="edit" aspectratio="f"/>
                    </v:line>
                  </w:pict>
                </mc:Fallback>
              </mc:AlternateContent>
            </w:r>
            <w:r>
              <w:rPr>
                <w:rFonts w:hint="eastAsia"/>
              </w:rPr>
              <mc:AlternateContent>
                <mc:Choice Requires="wps">
                  <w:drawing>
                    <wp:anchor distT="0" distB="0" distL="114300" distR="114300" simplePos="0" relativeHeight="251723776" behindDoc="0" locked="0" layoutInCell="1" allowOverlap="1">
                      <wp:simplePos x="0" y="0"/>
                      <wp:positionH relativeFrom="column">
                        <wp:posOffset>510540</wp:posOffset>
                      </wp:positionH>
                      <wp:positionV relativeFrom="paragraph">
                        <wp:posOffset>390525</wp:posOffset>
                      </wp:positionV>
                      <wp:extent cx="0" cy="228600"/>
                      <wp:effectExtent l="63500" t="0" r="50800" b="38100"/>
                      <wp:wrapNone/>
                      <wp:docPr id="111" name="直线箭头连接符 11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11" o:spid="_x0000_s1026" o:spt="32" type="#_x0000_t32" style="position:absolute;left:0pt;margin-left:40.2pt;margin-top:30.75pt;height:18pt;width:0pt;z-index:251723776;mso-width-relative:page;mso-height-relative:page;" filled="f" stroked="t" coordsize="21600,21600" o:gfxdata="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&#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HaPQGrVAAAABwEAAA8AAAAAAAAAAQAgAAAAOAAAAGRy&#10;cy9kb3ducmV2LnhtbFBLAQIUABQAAAAIAIdO4kBFDhts8gEAAJYDAAAOAAAAAAAAAAEAIAAAADoB&#10;AABkcnMvZTJvRG9jLnhtbFBLBQYAAAAABgAGAFkBAACe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02272" behindDoc="0" locked="0" layoutInCell="1" allowOverlap="1">
                      <wp:simplePos x="0" y="0"/>
                      <wp:positionH relativeFrom="column">
                        <wp:posOffset>130810</wp:posOffset>
                      </wp:positionH>
                      <wp:positionV relativeFrom="paragraph">
                        <wp:posOffset>622300</wp:posOffset>
                      </wp:positionV>
                      <wp:extent cx="711200" cy="304800"/>
                      <wp:effectExtent l="0" t="0" r="0" b="0"/>
                      <wp:wrapNone/>
                      <wp:docPr id="75" name="圆角矩形 75"/>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执行上线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3pt;margin-top:49pt;height:24pt;width:56pt;z-index:251702272;v-text-anchor:middle;mso-width-relative:page;mso-height-relative:page;" fillcolor="#FFC000 [3207]" filled="t" stroked="f" coordsize="21600,21600" arcsize="0.166666666666667" o:gfxdata="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YKP7s1gAAAAkBAAAPAAAAAAAAAAEAIAAAADgAAABk&#10;cnMvZG93bnJldi54bWxQSwECFAAUAAAACACHTuJApPGiymQCAACUBAAADgAAAAAAAAABACAAAAA7&#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执行上线</w:t>
                            </w:r>
                          </w:p>
                        </w:txbxContent>
                      </v:textbox>
                    </v:roundrect>
                  </w:pict>
                </mc:Fallback>
              </mc:AlternateContent>
            </w:r>
            <w:r>
              <w:rPr>
                <w:rFonts w:hint="eastAsia"/>
              </w:rPr>
              <mc:AlternateContent>
                <mc:Choice Requires="wps">
                  <w:drawing>
                    <wp:anchor distT="0" distB="0" distL="114300" distR="114300" simplePos="0" relativeHeight="251701248" behindDoc="0" locked="0" layoutInCell="1" allowOverlap="1">
                      <wp:simplePos x="0" y="0"/>
                      <wp:positionH relativeFrom="column">
                        <wp:posOffset>257810</wp:posOffset>
                      </wp:positionH>
                      <wp:positionV relativeFrom="paragraph">
                        <wp:posOffset>100965</wp:posOffset>
                      </wp:positionV>
                      <wp:extent cx="457200" cy="292100"/>
                      <wp:effectExtent l="0" t="0" r="0" b="0"/>
                      <wp:wrapNone/>
                      <wp:docPr id="74" name="圆角矩形 74"/>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3pt;margin-top:7.95pt;height:23pt;width:36pt;z-index:251701248;v-text-anchor:middle;mso-width-relative:page;mso-height-relative:page;" fillcolor="#FFC000 [3207]" filled="t" stroked="f" coordsize="21600,21600" arcsize="0.166666666666667" o:gfxdata="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&#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PleIJ1gAAAAgBAAAPAAAAAAAAAAEAIAAAADgAAABk&#10;cnMvZG93bnJldi54bWxQSwECFAAUAAAACACHTuJAY42v8GQCAACUBAAADgAAAAAAAAABACAAAAA7&#10;AQAAZHJzL2Uyb0RvYy54bWxQSwUGAAAAAAYABgBZAQAAEQY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91" w:type="dxa"/>
            <w:shd w:val="clear" w:color="auto" w:fill="auto"/>
            <w:vAlign w:val="center"/>
          </w:tcPr>
          <w:p>
            <w:r>
              <w:rPr>
                <w:rFonts w:hint="eastAsia"/>
              </w:rP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482600</wp:posOffset>
                      </wp:positionV>
                      <wp:extent cx="977900" cy="723900"/>
                      <wp:effectExtent l="0" t="0" r="0" b="0"/>
                      <wp:wrapNone/>
                      <wp:docPr id="79" name="圆角矩形 79"/>
                      <wp:cNvGraphicFramePr/>
                      <a:graphic xmlns:a="http://schemas.openxmlformats.org/drawingml/2006/main">
                        <a:graphicData uri="http://schemas.microsoft.com/office/word/2010/wordprocessingShape">
                          <wps:wsp>
                            <wps:cNvSpPr/>
                            <wps:spPr>
                              <a:xfrm>
                                <a:off x="0" y="0"/>
                                <a:ext cx="977900" cy="7239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《上线报告》、《项目追踪表》</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pt;margin-top:38pt;height:57pt;width:77pt;z-index:251703296;v-text-anchor:middle;mso-width-relative:page;mso-height-relative:page;" fillcolor="#FFC000 [3207]" filled="t" stroked="f" coordsize="21600,21600" arcsize="0.166666666666667" o:gfxdata="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&#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kU0gzVAAAABwEAAA8AAAAAAAAAAQAgAAAAOAAAAGRy&#10;cy9kb3ducmV2LnhtbFBLAQIUABQAAAAIAIdO4kCsbb+mZAIAAJQEAAAOAAAAAAAAAAEAIAAAADoB&#10;AABkcnMvZTJvRG9jLnhtbFBLBQYAAAAABgAGAFkBAAAQBgAAAAA=&#10;">
                      <v:fill on="t" focussize="0,0"/>
                      <v:stroke on="f" weight="1pt" miterlimit="8" joinstyle="miter"/>
                      <v:imagedata o:title=""/>
                      <o:lock v:ext="edit" aspectratio="f"/>
                      <v:textbo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《上线报告》、《项目追踪表》</w:t>
                            </w:r>
                          </w:p>
                          <w:p>
                            <w:pPr>
                              <w:jc w:val="center"/>
                              <w:rPr>
                                <w:color w:val="000000" w:themeColor="text1"/>
                                <w:sz w:val="18"/>
                                <w:szCs w:val="18"/>
                                <w14:textFill>
                                  <w14:solidFill>
                                    <w14:schemeClr w14:val="tx1"/>
                                  </w14:solidFill>
                                </w14:textFill>
                              </w:rPr>
                            </w:pPr>
                          </w:p>
                        </w:txbxContent>
                      </v:textbox>
                    </v:roundrect>
                  </w:pict>
                </mc:Fallback>
              </mc:AlternateContent>
            </w:r>
          </w:p>
        </w:tc>
      </w:tr>
      <w:tr>
        <w:trPr>
          <w:trHeight w:val="1823" w:hRule="atLeast"/>
        </w:trPr>
        <w:tc>
          <w:tcPr>
            <w:tcW w:w="669" w:type="dxa"/>
            <w:shd w:val="clear" w:color="auto" w:fill="auto"/>
            <w:vAlign w:val="center"/>
          </w:tcPr>
          <w:p>
            <w:pPr>
              <w:rPr>
                <w:b/>
              </w:rPr>
            </w:pPr>
            <w:r>
              <w:rPr>
                <w:rFonts w:hint="eastAsia"/>
                <w:b/>
              </w:rPr>
              <w:t>验收</w:t>
            </w:r>
          </w:p>
        </w:tc>
        <w:tc>
          <w:tcPr>
            <w:tcW w:w="1745" w:type="dxa"/>
            <w:shd w:val="clear" w:color="auto" w:fill="auto"/>
          </w:tcPr>
          <w:p>
            <w:r>
              <w:rPr>
                <w:rFonts w:hint="eastAsia"/>
              </w:rPr>
              <mc:AlternateContent>
                <mc:Choice Requires="wps">
                  <w:drawing>
                    <wp:anchor distT="0" distB="0" distL="114300" distR="114300" simplePos="0" relativeHeight="251728896" behindDoc="0" locked="0" layoutInCell="1" allowOverlap="1">
                      <wp:simplePos x="0" y="0"/>
                      <wp:positionH relativeFrom="column">
                        <wp:posOffset>735965</wp:posOffset>
                      </wp:positionH>
                      <wp:positionV relativeFrom="paragraph">
                        <wp:posOffset>248285</wp:posOffset>
                      </wp:positionV>
                      <wp:extent cx="1752600" cy="0"/>
                      <wp:effectExtent l="25400" t="63500" r="0" b="76200"/>
                      <wp:wrapNone/>
                      <wp:docPr id="116" name="直线箭头连接符 116"/>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16" o:spid="_x0000_s1026" o:spt="32" type="#_x0000_t32" style="position:absolute;left:0pt;flip:x;margin-left:57.95pt;margin-top:19.55pt;height:0pt;width:138pt;z-index:251728896;mso-width-relative:page;mso-height-relative:page;" filled="f" stroked="t" coordsize="21600,21600" o:gfxdata="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Dqfcxg1gAAAAkBAAAPAAAAAAAAAAEA&#10;IAAAADgAAABkcnMvZG93bnJldi54bWxQSwECFAAUAAAACACHTuJA+FWQ9vsBAAChAwAADgAAAAAA&#10;AAABACAAAAA7AQAAZHJzL2Uyb0RvYy54bWxQSwUGAAAAAAYABgBZAQAAqAU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11488" behindDoc="0" locked="0" layoutInCell="1" allowOverlap="1">
                      <wp:simplePos x="0" y="0"/>
                      <wp:positionH relativeFrom="column">
                        <wp:posOffset>862965</wp:posOffset>
                      </wp:positionH>
                      <wp:positionV relativeFrom="paragraph">
                        <wp:posOffset>857885</wp:posOffset>
                      </wp:positionV>
                      <wp:extent cx="508000" cy="0"/>
                      <wp:effectExtent l="0" t="63500" r="0" b="76200"/>
                      <wp:wrapNone/>
                      <wp:docPr id="91" name="直线箭头连接符 91"/>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91" o:spid="_x0000_s1026" o:spt="32" type="#_x0000_t32" style="position:absolute;left:0pt;margin-left:67.95pt;margin-top:67.55pt;height:0pt;width:40pt;z-index:251711488;mso-width-relative:page;mso-height-relative:page;" filled="f" stroked="t" coordsize="21600,21600" o:gfxdata="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&#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SIwTzVAAAACwEAAA8AAAAAAAAAAQAgAAAAOAAAAGRy&#10;cy9kb3ducmV2LnhtbFBLAQIUABQAAAAIAIdO4kAmn2ao8gEAAJQDAAAOAAAAAAAAAAEAIAAAADoB&#10;AABkcnMvZTJvRG9jLnhtbFBLBQYAAAAABgAGAFkBAACe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10464" behindDoc="0" locked="0" layoutInCell="1" allowOverlap="1">
                      <wp:simplePos x="0" y="0"/>
                      <wp:positionH relativeFrom="column">
                        <wp:posOffset>494665</wp:posOffset>
                      </wp:positionH>
                      <wp:positionV relativeFrom="paragraph">
                        <wp:posOffset>413385</wp:posOffset>
                      </wp:positionV>
                      <wp:extent cx="0" cy="292100"/>
                      <wp:effectExtent l="63500" t="0" r="50800" b="38100"/>
                      <wp:wrapNone/>
                      <wp:docPr id="90" name="直线箭头连接符 90"/>
                      <wp:cNvGraphicFramePr/>
                      <a:graphic xmlns:a="http://schemas.openxmlformats.org/drawingml/2006/main">
                        <a:graphicData uri="http://schemas.microsoft.com/office/word/2010/wordprocessingShape">
                          <wps:wsp>
                            <wps:cNvCnPr/>
                            <wps:spPr>
                              <a:xfrm>
                                <a:off x="0" y="0"/>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90" o:spid="_x0000_s1026" o:spt="32" type="#_x0000_t32" style="position:absolute;left:0pt;margin-left:38.95pt;margin-top:32.55pt;height:23pt;width:0pt;z-index:251710464;mso-width-relative:page;mso-height-relative:page;" filled="f" stroked="t" coordsize="21600,21600" o:gfxdata="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&#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JGixWzWAAAACAEAAA8AAAAAAAAAAQAgAAAAOAAAAGRy&#10;cy9kb3ducmV2LnhtbFBLAQIUABQAAAAIAIdO4kCDJPVS8QEAAJQDAAAOAAAAAAAAAAEAIAAAADsB&#10;AABkcnMvZTJvRG9jLnhtbFBLBQYAAAAABgAGAFkBAACe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07392" behindDoc="0" locked="0" layoutInCell="1" allowOverlap="1">
                      <wp:simplePos x="0" y="0"/>
                      <wp:positionH relativeFrom="column">
                        <wp:posOffset>153035</wp:posOffset>
                      </wp:positionH>
                      <wp:positionV relativeFrom="paragraph">
                        <wp:posOffset>701675</wp:posOffset>
                      </wp:positionV>
                      <wp:extent cx="711200" cy="304800"/>
                      <wp:effectExtent l="0" t="0" r="0" b="0"/>
                      <wp:wrapNone/>
                      <wp:docPr id="86" name="圆角矩形 86"/>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执行验收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05pt;margin-top:55.25pt;height:24pt;width:56pt;z-index:251707392;v-text-anchor:middle;mso-width-relative:page;mso-height-relative:page;" fillcolor="#FFC000 [3207]" filled="t" stroked="f" coordsize="21600,21600" arcsize="0.166666666666667" o:gfxdata="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HMa+jtcAAAAKAQAADwAAAAAAAAABACAAAAA4AAAA&#10;ZHJzL2Rvd25yZXYueG1sUEsBAhQAFAAAAAgAh07iQHb5giBkAgAAlAQAAA4AAAAAAAAAAQAgAAAA&#10;PAEAAGRycy9lMm9Eb2MueG1sUEsFBgAAAAAGAAYAWQEAABIGA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执行验收</w:t>
                            </w:r>
                          </w:p>
                        </w:txbxContent>
                      </v:textbox>
                    </v:roundrect>
                  </w:pict>
                </mc:Fallback>
              </mc:AlternateContent>
            </w:r>
            <w:r>
              <w:rPr>
                <w:rFonts w:hint="eastAsia"/>
              </w:rPr>
              <mc:AlternateContent>
                <mc:Choice Requires="wps">
                  <w:drawing>
                    <wp:anchor distT="0" distB="0" distL="114300" distR="114300" simplePos="0" relativeHeight="251705344" behindDoc="0" locked="0" layoutInCell="1" allowOverlap="1">
                      <wp:simplePos x="0" y="0"/>
                      <wp:positionH relativeFrom="column">
                        <wp:posOffset>280035</wp:posOffset>
                      </wp:positionH>
                      <wp:positionV relativeFrom="paragraph">
                        <wp:posOffset>117475</wp:posOffset>
                      </wp:positionV>
                      <wp:extent cx="457200" cy="292100"/>
                      <wp:effectExtent l="0" t="0" r="0" b="0"/>
                      <wp:wrapNone/>
                      <wp:docPr id="82" name="圆角矩形 82"/>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05pt;margin-top:9.25pt;height:23pt;width:36pt;z-index:251705344;v-text-anchor:middle;mso-width-relative:page;mso-height-relative:page;" fillcolor="#FFC000 [3207]" filled="t" stroked="f" coordsize="21600,21600" arcsize="0.166666666666667" o:gfxdata="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P+BFWdYAAAAIAQAADwAAAAAAAAABACAAAAA4AAAAZHJz&#10;L2Rvd25yZXYueG1sUEsBAhQAFAAAAAgAh07iQCqAlt9iAgAAlAQAAA4AAAAAAAAAAQAgAAAAOwEA&#10;AGRycy9lMm9Eb2MueG1sUEsFBgAAAAAGAAYAWQEAAA8GA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5" w:type="dxa"/>
            <w:shd w:val="clear" w:color="auto" w:fill="auto"/>
          </w:tcPr>
          <w:p>
            <w:r>
              <w:rPr>
                <w:rFonts w:hint="eastAsia"/>
              </w:rPr>
              <mc:AlternateContent>
                <mc:Choice Requires="wps">
                  <w:drawing>
                    <wp:anchor distT="0" distB="0" distL="114300" distR="114300" simplePos="0" relativeHeight="251729920" behindDoc="0" locked="0" layoutInCell="1" allowOverlap="1">
                      <wp:simplePos x="0" y="0"/>
                      <wp:positionH relativeFrom="column">
                        <wp:posOffset>732790</wp:posOffset>
                      </wp:positionH>
                      <wp:positionV relativeFrom="paragraph">
                        <wp:posOffset>857885</wp:posOffset>
                      </wp:positionV>
                      <wp:extent cx="2590800" cy="0"/>
                      <wp:effectExtent l="0" t="63500" r="0" b="76200"/>
                      <wp:wrapNone/>
                      <wp:docPr id="117" name="直线箭头连接符 117"/>
                      <wp:cNvGraphicFramePr/>
                      <a:graphic xmlns:a="http://schemas.openxmlformats.org/drawingml/2006/main">
                        <a:graphicData uri="http://schemas.microsoft.com/office/word/2010/wordprocessingShape">
                          <wps:wsp>
                            <wps:cNvCnPr/>
                            <wps:spPr>
                              <a:xfrm>
                                <a:off x="0" y="0"/>
                                <a:ext cx="2590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17" o:spid="_x0000_s1026" o:spt="32" type="#_x0000_t32" style="position:absolute;left:0pt;margin-left:57.7pt;margin-top:67.55pt;height:0pt;width:204pt;z-index:251729920;mso-width-relative:page;mso-height-relative:page;" filled="f" stroked="t" coordsize="21600,21600" o:gfxdata="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z/woo9gAAAALAQAADwAAAAAAAAABACAAAAA4&#10;AAAAZHJzL2Rvd25yZXYueG1sUEsBAhQAFAAAAAgAh07iQMWmz/D0AQAAlwMAAA4AAAAAAAAAAQAg&#10;AAAAPQEAAGRycy9lMm9Eb2MueG1sUEsFBgAAAAAGAAYAWQEAAKM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09440" behindDoc="0" locked="0" layoutInCell="1" allowOverlap="1">
                      <wp:simplePos x="0" y="0"/>
                      <wp:positionH relativeFrom="column">
                        <wp:posOffset>264160</wp:posOffset>
                      </wp:positionH>
                      <wp:positionV relativeFrom="paragraph">
                        <wp:posOffset>701675</wp:posOffset>
                      </wp:positionV>
                      <wp:extent cx="457200" cy="292100"/>
                      <wp:effectExtent l="0" t="0" r="0" b="0"/>
                      <wp:wrapNone/>
                      <wp:docPr id="89" name="圆角矩形 89"/>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pt;margin-top:55.25pt;height:23pt;width:36pt;z-index:251709440;v-text-anchor:middle;mso-width-relative:page;mso-height-relative:page;" fillcolor="#FFC000 [3207]" filled="t" stroked="f" coordsize="21600,21600" arcsize="0.166666666666667" o:gfxdata="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&#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A2NouHXAAAACgEAAA8AAAAAAAAAAQAgAAAAOAAAAGRy&#10;cy9kb3ducmV2LnhtbFBLAQIUABQAAAAIAIdO4kDlJP0GYgIAAJQEAAAOAAAAAAAAAAEAIAAAADw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5" w:type="dxa"/>
            <w:shd w:val="clear" w:color="auto" w:fill="auto"/>
          </w:tcPr>
          <w:p>
            <w:r>
              <w:rPr>
                <w:rFonts w:hint="eastAsia"/>
              </w:rPr>
              <mc:AlternateContent>
                <mc:Choice Requires="wps">
                  <w:drawing>
                    <wp:anchor distT="0" distB="0" distL="114300" distR="114300" simplePos="0" relativeHeight="251727872" behindDoc="0" locked="0" layoutInCell="1" allowOverlap="1">
                      <wp:simplePos x="0" y="0"/>
                      <wp:positionH relativeFrom="column">
                        <wp:posOffset>729615</wp:posOffset>
                      </wp:positionH>
                      <wp:positionV relativeFrom="paragraph">
                        <wp:posOffset>248285</wp:posOffset>
                      </wp:positionV>
                      <wp:extent cx="495300" cy="0"/>
                      <wp:effectExtent l="25400" t="63500" r="0" b="76200"/>
                      <wp:wrapNone/>
                      <wp:docPr id="115" name="直线箭头连接符 115"/>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15" o:spid="_x0000_s1026" o:spt="32" type="#_x0000_t32" style="position:absolute;left:0pt;flip:x;margin-left:57.45pt;margin-top:19.55pt;height:0pt;width:39pt;z-index:251727872;mso-width-relative:page;mso-height-relative:page;" filled="f" stroked="t" coordsize="21600,21600" o:gfxdata="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kZRFudUAAAAJAQAADwAAAAAAAAABACAA&#10;AAA4AAAAZHJzL2Rvd25yZXYueG1sUEsBAhQAFAAAAAgAh07iQO0p2tz6AQAAoAMAAA4AAAAAAAAA&#10;AQAgAAAAOgEAAGRycy9lMm9Eb2MueG1sUEsFBgAAAAAGAAYAWQEAAKY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06368" behindDoc="0" locked="0" layoutInCell="1" allowOverlap="1">
                      <wp:simplePos x="0" y="0"/>
                      <wp:positionH relativeFrom="column">
                        <wp:posOffset>267335</wp:posOffset>
                      </wp:positionH>
                      <wp:positionV relativeFrom="paragraph">
                        <wp:posOffset>117475</wp:posOffset>
                      </wp:positionV>
                      <wp:extent cx="457200" cy="292100"/>
                      <wp:effectExtent l="0" t="0" r="0" b="0"/>
                      <wp:wrapNone/>
                      <wp:docPr id="83" name="圆角矩形 83"/>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05pt;margin-top:9.25pt;height:23pt;width:36pt;z-index:251706368;v-text-anchor:middle;mso-width-relative:page;mso-height-relative:page;" fillcolor="#FFC000 [3207]" filled="t" stroked="f" coordsize="21600,21600" arcsize="0.166666666666667" o:gfxdata="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C/nuCXWAAAACAEAAA8AAAAAAAAAAQAgAAAAOAAAAGRy&#10;cy9kb3ducmV2LnhtbFBLAQIUABQAAAAIAIdO4kCSKb5XYwIAAJQEAAAOAAAAAAAAAAEAIAAAADs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确认</w:t>
                            </w:r>
                          </w:p>
                        </w:txbxContent>
                      </v:textbox>
                    </v:roundrect>
                  </w:pict>
                </mc:Fallback>
              </mc:AlternateContent>
            </w:r>
          </w:p>
        </w:tc>
        <w:tc>
          <w:tcPr>
            <w:tcW w:w="1746" w:type="dxa"/>
            <w:shd w:val="clear" w:color="auto" w:fill="auto"/>
          </w:tcPr>
          <w:p>
            <w:r>
              <w:rPr>
                <w:rFonts w:hint="eastAsia"/>
              </w:rPr>
              <mc:AlternateContent>
                <mc:Choice Requires="wps">
                  <w:drawing>
                    <wp:anchor distT="0" distB="0" distL="114300" distR="114300" simplePos="0" relativeHeight="251704320" behindDoc="0" locked="0" layoutInCell="1" allowOverlap="1">
                      <wp:simplePos x="0" y="0"/>
                      <wp:positionH relativeFrom="column">
                        <wp:posOffset>118110</wp:posOffset>
                      </wp:positionH>
                      <wp:positionV relativeFrom="paragraph">
                        <wp:posOffset>104775</wp:posOffset>
                      </wp:positionV>
                      <wp:extent cx="711200" cy="304800"/>
                      <wp:effectExtent l="0" t="0" r="0" b="0"/>
                      <wp:wrapNone/>
                      <wp:docPr id="81" name="圆角矩形 81"/>
                      <wp:cNvGraphicFramePr/>
                      <a:graphic xmlns:a="http://schemas.openxmlformats.org/drawingml/2006/main">
                        <a:graphicData uri="http://schemas.microsoft.com/office/word/2010/wordprocessingShape">
                          <wps:wsp>
                            <wps:cNvSpPr/>
                            <wps:spPr>
                              <a:xfrm>
                                <a:off x="0" y="0"/>
                                <a:ext cx="7112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验收计划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3pt;margin-top:8.25pt;height:24pt;width:56pt;z-index:251704320;v-text-anchor:middle;mso-width-relative:page;mso-height-relative:page;" fillcolor="#FFC000 [3207]" filled="t" stroked="f" coordsize="21600,21600" arcsize="0.166666666666667" o:gfxdata="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OVpLFLWAAAACAEAAA8AAAAAAAAAAQAgAAAAOAAAAGRy&#10;cy9kb3ducmV2LnhtbFBLAQIUABQAAAAIAIdO4kDcqbsuYwIAAJQEAAAOAAAAAAAAAAEAIAAAADs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验收计划</w:t>
                            </w:r>
                          </w:p>
                        </w:txbxContent>
                      </v:textbox>
                    </v:roundrect>
                  </w:pict>
                </mc:Fallback>
              </mc:AlternateContent>
            </w:r>
          </w:p>
        </w:tc>
        <w:tc>
          <w:tcPr>
            <w:tcW w:w="1791" w:type="dxa"/>
            <w:shd w:val="clear" w:color="auto" w:fill="auto"/>
            <w:vAlign w:val="center"/>
          </w:tcPr>
          <w:p>
            <w:r>
              <w:rPr>
                <w:rFonts w:hint="eastAsia"/>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326390</wp:posOffset>
                      </wp:positionV>
                      <wp:extent cx="977900" cy="723900"/>
                      <wp:effectExtent l="0" t="0" r="0" b="0"/>
                      <wp:wrapNone/>
                      <wp:docPr id="88" name="圆角矩形 88"/>
                      <wp:cNvGraphicFramePr/>
                      <a:graphic xmlns:a="http://schemas.openxmlformats.org/drawingml/2006/main">
                        <a:graphicData uri="http://schemas.microsoft.com/office/word/2010/wordprocessingShape">
                          <wps:wsp>
                            <wps:cNvSpPr/>
                            <wps:spPr>
                              <a:xfrm>
                                <a:off x="0" y="0"/>
                                <a:ext cx="977900" cy="7239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《验收报告》、《项目追踪表》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pt;margin-top:25.7pt;height:57pt;width:77pt;z-index:251708416;v-text-anchor:middle;mso-width-relative:page;mso-height-relative:page;" fillcolor="#FFC000 [3207]" filled="t" stroked="f" coordsize="21600,21600" arcsize="0.166666666666667" o:gfxdata="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q/o8Z9UAAAAHAQAADwAAAAAAAAABACAAAAA4AAAAZHJz&#10;L2Rvd25yZXYueG1sUEsBAhQAFAAAAAgAh07iQE8wv4djAgAAlAQAAA4AAAAAAAAAAQAgAAAAOgEA&#10;AGRycy9lMm9Eb2MueG1sUEsFBgAAAAAGAAYAWQEAAA8GAAAAAA==&#10;">
                      <v:fill on="t" focussize="0,0"/>
                      <v:stroke on="f" weight="1pt" miterlimit="8" joinstyle="miter"/>
                      <v:imagedata o:title=""/>
                      <o:lock v:ext="edit" aspectratio="f"/>
                      <v:textbox>
                        <w:txbxContent>
                          <w:p>
                            <w:pPr>
                              <w:jc w:val="left"/>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《验收报告》、《项目追踪表》</w:t>
                            </w:r>
                          </w:p>
                        </w:txbxContent>
                      </v:textbox>
                    </v:roundrect>
                  </w:pict>
                </mc:Fallback>
              </mc:AlternateContent>
            </w:r>
          </w:p>
        </w:tc>
      </w:tr>
      <w:tr>
        <w:trPr>
          <w:trHeight w:val="1706" w:hRule="atLeast"/>
        </w:trPr>
        <w:tc>
          <w:tcPr>
            <w:tcW w:w="669" w:type="dxa"/>
            <w:shd w:val="clear" w:color="auto" w:fill="auto"/>
            <w:vAlign w:val="center"/>
          </w:tcPr>
          <w:p>
            <w:pPr>
              <w:rPr>
                <w:b/>
              </w:rPr>
            </w:pPr>
            <w:r>
              <w:rPr>
                <w:rFonts w:hint="eastAsia"/>
                <w:b/>
              </w:rPr>
              <w:t>运维</w:t>
            </w:r>
          </w:p>
        </w:tc>
        <w:tc>
          <w:tcPr>
            <w:tcW w:w="1745" w:type="dxa"/>
            <w:shd w:val="clear" w:color="auto" w:fill="auto"/>
          </w:tcPr>
          <w:p/>
        </w:tc>
        <w:tc>
          <w:tcPr>
            <w:tcW w:w="1745" w:type="dxa"/>
            <w:shd w:val="clear" w:color="auto" w:fill="auto"/>
          </w:tcPr>
          <w:p/>
        </w:tc>
        <w:tc>
          <w:tcPr>
            <w:tcW w:w="1745" w:type="dxa"/>
            <w:shd w:val="clear" w:color="auto" w:fill="auto"/>
          </w:tcPr>
          <w:p>
            <w:r>
              <w:rPr>
                <w:rFonts w:hint="eastAsia"/>
              </w:rPr>
              <mc:AlternateContent>
                <mc:Choice Requires="wps">
                  <w:drawing>
                    <wp:anchor distT="0" distB="0" distL="114300" distR="114300" simplePos="0" relativeHeight="251734016" behindDoc="0" locked="0" layoutInCell="1" allowOverlap="1">
                      <wp:simplePos x="0" y="0"/>
                      <wp:positionH relativeFrom="column">
                        <wp:posOffset>729615</wp:posOffset>
                      </wp:positionH>
                      <wp:positionV relativeFrom="paragraph">
                        <wp:posOffset>417830</wp:posOffset>
                      </wp:positionV>
                      <wp:extent cx="1930400" cy="152400"/>
                      <wp:effectExtent l="25400" t="0" r="25400" b="76200"/>
                      <wp:wrapNone/>
                      <wp:docPr id="123" name="肘形连接符 123"/>
                      <wp:cNvGraphicFramePr/>
                      <a:graphic xmlns:a="http://schemas.openxmlformats.org/drawingml/2006/main">
                        <a:graphicData uri="http://schemas.microsoft.com/office/word/2010/wordprocessingShape">
                          <wps:wsp>
                            <wps:cNvCnPr/>
                            <wps:spPr>
                              <a:xfrm flipH="1">
                                <a:off x="0" y="0"/>
                                <a:ext cx="1930400" cy="152400"/>
                              </a:xfrm>
                              <a:prstGeom prst="bentConnector3">
                                <a:avLst>
                                  <a:gd name="adj1" fmla="val -3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57.45pt;margin-top:32.9pt;height:12pt;width:152pt;z-index:251734016;mso-width-relative:page;mso-height-relative:page;" filled="f" stroked="t" coordsize="21600,21600" o:gfxdata="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S8pP01QAA&#10;AAkBAAAPAAAAAAAAAAEAIAAAADgAAABkcnMvZG93bnJldi54bWxQSwECFAAUAAAACACHTuJAl69Z&#10;QQsCAADIAwAADgAAAAAAAAABACAAAAA6AQAAZHJzL2Uyb0RvYy54bWxQSwUGAAAAAAYABgBZAQAA&#10;twUAAAAA&#10;" adj="-68">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2992" behindDoc="0" locked="0" layoutInCell="1" allowOverlap="1">
                      <wp:simplePos x="0" y="0"/>
                      <wp:positionH relativeFrom="column">
                        <wp:posOffset>273685</wp:posOffset>
                      </wp:positionH>
                      <wp:positionV relativeFrom="paragraph">
                        <wp:posOffset>414020</wp:posOffset>
                      </wp:positionV>
                      <wp:extent cx="457200" cy="292100"/>
                      <wp:effectExtent l="0" t="0" r="0" b="0"/>
                      <wp:wrapNone/>
                      <wp:docPr id="122" name="圆角矩形 122"/>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审批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55pt;margin-top:32.6pt;height:23pt;width:36pt;z-index:251732992;v-text-anchor:middle;mso-width-relative:page;mso-height-relative:page;" fillcolor="#FFC000 [3207]" filled="t" stroked="f" coordsize="21600,21600" arcsize="0.166666666666667" o:gfxdata="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&#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jGYxrWAAAACQEAAA8AAAAAAAAAAQAgAAAAOAAAAGRy&#10;cy9kb3ducmV2LnhtbFBLAQIUABQAAAAIAIdO4kCz3inhYwIAAJYEAAAOAAAAAAAAAAEAIAAAADs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审批</w:t>
                            </w:r>
                          </w:p>
                        </w:txbxContent>
                      </v:textbox>
                    </v:roundrect>
                  </w:pict>
                </mc:Fallback>
              </mc:AlternateContent>
            </w:r>
          </w:p>
        </w:tc>
        <w:tc>
          <w:tcPr>
            <w:tcW w:w="1746" w:type="dxa"/>
            <w:shd w:val="clear" w:color="auto" w:fill="auto"/>
          </w:tcPr>
          <w:p>
            <w:r>
              <w:rPr>
                <w:rFonts w:hint="eastAsia"/>
              </w:rPr>
              <mc:AlternateContent>
                <mc:Choice Requires="wps">
                  <w:drawing>
                    <wp:anchor distT="0" distB="0" distL="114300" distR="114300" simplePos="0" relativeHeight="251731968" behindDoc="0" locked="0" layoutInCell="1" allowOverlap="1">
                      <wp:simplePos x="0" y="0"/>
                      <wp:positionH relativeFrom="column">
                        <wp:posOffset>701040</wp:posOffset>
                      </wp:positionH>
                      <wp:positionV relativeFrom="paragraph">
                        <wp:posOffset>265430</wp:posOffset>
                      </wp:positionV>
                      <wp:extent cx="406400" cy="0"/>
                      <wp:effectExtent l="0" t="63500" r="0" b="76200"/>
                      <wp:wrapNone/>
                      <wp:docPr id="121" name="直线箭头连接符 121"/>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21" o:spid="_x0000_s1026" o:spt="32" type="#_x0000_t32" style="position:absolute;left:0pt;margin-left:55.2pt;margin-top:20.9pt;height:0pt;width:32pt;z-index:251731968;mso-width-relative:page;mso-height-relative:page;" filled="f" stroked="t" coordsize="21600,21600" o:gfxdata="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VRA+N9YAAAAJAQAADwAAAAAAAAABACAAAAA4AAAA&#10;ZHJzL2Rvd25yZXYueG1sUEsBAhQAFAAAAAgAh07iQHEwY/XzAQAAlgMAAA4AAAAAAAAAAQAgAAAA&#10;OwEAAGRycy9lMm9Eb2MueG1sUEsFBgAAAAAGAAYAWQEAAKA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0944" behindDoc="0" locked="0" layoutInCell="1" allowOverlap="1">
                      <wp:simplePos x="0" y="0"/>
                      <wp:positionH relativeFrom="column">
                        <wp:posOffset>245110</wp:posOffset>
                      </wp:positionH>
                      <wp:positionV relativeFrom="paragraph">
                        <wp:posOffset>121920</wp:posOffset>
                      </wp:positionV>
                      <wp:extent cx="457200" cy="292100"/>
                      <wp:effectExtent l="0" t="0" r="0" b="0"/>
                      <wp:wrapNone/>
                      <wp:docPr id="118" name="圆角矩形 118"/>
                      <wp:cNvGraphicFramePr/>
                      <a:graphic xmlns:a="http://schemas.openxmlformats.org/drawingml/2006/main">
                        <a:graphicData uri="http://schemas.microsoft.com/office/word/2010/wordprocessingShape">
                          <wps:wsp>
                            <wps:cNvSpPr/>
                            <wps:spPr>
                              <a:xfrm>
                                <a:off x="0" y="0"/>
                                <a:ext cx="457200" cy="2921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运维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pt;margin-top:9.6pt;height:23pt;width:36pt;z-index:251730944;v-text-anchor:middle;mso-width-relative:page;mso-height-relative:page;" fillcolor="#FFC000 [3207]" filled="t" stroked="f" coordsize="21600,21600" arcsize="0.166666666666667" o:gfxdata="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67zfDWAAAACAEAAA8AAAAAAAAAAQAgAAAAOAAAAGRy&#10;cy9kb3ducmV2LnhtbFBLAQIUABQAAAAIAIdO4kAyeQdhYwIAAJYEAAAOAAAAAAAAAAEAIAAAADsB&#10;AABkcnMvZTJvRG9jLnhtbFBLBQYAAAAABgAGAFkBAAAQBgAAAAA=&#10;">
                      <v:fill on="t" focussize="0,0"/>
                      <v:stroke on="f" weight="1pt"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运维</w:t>
                            </w:r>
                          </w:p>
                        </w:txbxContent>
                      </v:textbox>
                    </v:roundrect>
                  </w:pict>
                </mc:Fallback>
              </mc:AlternateContent>
            </w:r>
          </w:p>
        </w:tc>
        <w:tc>
          <w:tcPr>
            <w:tcW w:w="1791" w:type="dxa"/>
            <w:shd w:val="clear" w:color="auto" w:fill="auto"/>
            <w:vAlign w:val="center"/>
          </w:tcPr>
          <w:p>
            <w:r>
              <w:rPr>
                <w:rFonts w:hint="eastAsia"/>
              </w:rPr>
              <mc:AlternateContent>
                <mc:Choice Requires="wps">
                  <w:drawing>
                    <wp:anchor distT="0" distB="0" distL="114300" distR="114300" simplePos="0" relativeHeight="251712512" behindDoc="0" locked="0" layoutInCell="1" allowOverlap="1">
                      <wp:simplePos x="0" y="0"/>
                      <wp:positionH relativeFrom="column">
                        <wp:posOffset>-27305</wp:posOffset>
                      </wp:positionH>
                      <wp:positionV relativeFrom="paragraph">
                        <wp:posOffset>100330</wp:posOffset>
                      </wp:positionV>
                      <wp:extent cx="977900" cy="304800"/>
                      <wp:effectExtent l="0" t="0" r="0" b="0"/>
                      <wp:wrapNone/>
                      <wp:docPr id="96" name="圆角矩形 96"/>
                      <wp:cNvGraphicFramePr/>
                      <a:graphic xmlns:a="http://schemas.openxmlformats.org/drawingml/2006/main">
                        <a:graphicData uri="http://schemas.microsoft.com/office/word/2010/wordprocessingShape">
                          <wps:wsp>
                            <wps:cNvSpPr/>
                            <wps:spPr>
                              <a:xfrm>
                                <a:off x="0" y="0"/>
                                <a:ext cx="977900" cy="3048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《运维报告》</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5pt;margin-top:7.9pt;height:24pt;width:77pt;z-index:251712512;v-text-anchor:middle;mso-width-relative:page;mso-height-relative:page;" fillcolor="#FFC000 [3207]" filled="t" stroked="f" coordsize="21600,21600" arcsize="0.166666666666667" o:gfxdata="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kWFTE9YAAAAIAQAADwAAAAAAAAABACAAAAA4AAAA&#10;ZHJzL2Rvd25yZXYueG1sUEsBAhQAFAAAAAgAh07iQD4vn55lAgAAlAQAAA4AAAAAAAAAAQAgAAAA&#10;OwEAAGRycy9lMm9Eb2MueG1sUEsFBgAAAAAGAAYAWQEAABIGAAAAAA==&#10;">
                      <v:fill on="t" focussize="0,0"/>
                      <v:stroke on="f" weight="1pt" miterlimit="8" joinstyle="miter"/>
                      <v:imagedata o:title=""/>
                      <o:lock v:ext="edit" aspectratio="f"/>
                      <v:textbo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《运维报告》</w:t>
                            </w:r>
                          </w:p>
                          <w:p>
                            <w:pPr>
                              <w:jc w:val="center"/>
                              <w:rPr>
                                <w:color w:val="000000" w:themeColor="text1"/>
                                <w:sz w:val="18"/>
                                <w:szCs w:val="18"/>
                                <w14:textFill>
                                  <w14:solidFill>
                                    <w14:schemeClr w14:val="tx1"/>
                                  </w14:solidFill>
                                </w14:textFill>
                              </w:rPr>
                            </w:pPr>
                          </w:p>
                        </w:txbxContent>
                      </v:textbox>
                    </v:roundrect>
                  </w:pict>
                </mc:Fallback>
              </mc:AlternateContent>
            </w:r>
          </w:p>
        </w:tc>
      </w:tr>
    </w:tbl>
    <w:p/>
    <w:p>
      <w:pPr>
        <w:pStyle w:val="2"/>
      </w:pPr>
      <w:bookmarkStart w:id="19" w:name="_Toc92372385"/>
      <w:r>
        <w:rPr>
          <w:rFonts w:hint="eastAsia"/>
        </w:rPr>
        <w:t>程序质量管理</w:t>
      </w:r>
      <w:bookmarkEnd w:id="19"/>
    </w:p>
    <w:p>
      <w:pPr>
        <w:pStyle w:val="3"/>
      </w:pPr>
      <w:bookmarkStart w:id="20" w:name="_Toc92372386"/>
      <w:r>
        <w:rPr>
          <w:rFonts w:hint="eastAsia"/>
        </w:rPr>
        <w:t>前端相关规范</w:t>
      </w:r>
      <w:bookmarkEnd w:id="20"/>
    </w:p>
    <w:p>
      <w:pPr>
        <w:pStyle w:val="4"/>
      </w:pPr>
      <w:bookmarkStart w:id="21" w:name="_Toc92372387"/>
      <w:r>
        <w:rPr>
          <w:rFonts w:hint="eastAsia"/>
        </w:rPr>
        <w:t>H</w:t>
      </w:r>
      <w:r>
        <w:t>TML</w:t>
      </w:r>
      <w:bookmarkEnd w:id="21"/>
      <w:ins w:id="6" w:author="ArlongWeng" w:date="2022-01-11T13:21:00Z">
        <w:r>
          <w:rPr>
            <w:rFonts w:hint="eastAsia" w:ascii="宋体" w:hAnsi="宋体" w:cs="宋体"/>
            <w:sz w:val="22"/>
            <w:szCs w:val="15"/>
          </w:rPr>
          <w:t>(建议加上</w:t>
        </w:r>
      </w:ins>
      <w:ins w:id="7" w:author="ArlongWeng" w:date="2022-01-11T13:22:00Z">
        <w:r>
          <w:rPr>
            <w:rFonts w:hint="eastAsia" w:ascii="宋体" w:hAnsi="宋体" w:cs="宋体"/>
            <w:sz w:val="22"/>
            <w:szCs w:val="15"/>
          </w:rPr>
          <w:t>样例</w:t>
        </w:r>
      </w:ins>
      <w:ins w:id="8" w:author="ArlongWeng" w:date="2022-01-11T13:21:00Z">
        <w:r>
          <w:rPr>
            <w:rFonts w:hint="eastAsia" w:ascii="宋体" w:hAnsi="宋体" w:cs="宋体"/>
            <w:sz w:val="22"/>
            <w:szCs w:val="15"/>
          </w:rPr>
          <w:t>)</w:t>
        </w:r>
      </w:ins>
    </w:p>
    <w:p>
      <w:pPr>
        <w:pStyle w:val="33"/>
        <w:numPr>
          <w:ilvl w:val="0"/>
          <w:numId w:val="2"/>
        </w:numPr>
        <w:ind w:firstLineChars="0"/>
      </w:pPr>
      <w:r>
        <w:rPr>
          <w:rFonts w:hint="eastAsia"/>
        </w:rPr>
        <w:t>标签</w:t>
      </w:r>
    </w:p>
    <w:p>
      <w:pPr>
        <w:pStyle w:val="33"/>
        <w:numPr>
          <w:ilvl w:val="1"/>
          <w:numId w:val="2"/>
        </w:numPr>
        <w:ind w:firstLineChars="0"/>
      </w:pPr>
      <w:r>
        <w:rPr>
          <w:rFonts w:hint="eastAsia"/>
        </w:rPr>
        <w:t>所有具有</w:t>
      </w:r>
      <w:r>
        <w:rPr>
          <w:rFonts w:hint="eastAsia"/>
          <w:lang w:eastAsia="zh-Hans"/>
        </w:rPr>
        <w:t>开始标签和结束标签的元素都要写上起止标签，某些允许省略开始标签或结束标签的元素亦都要写上。</w:t>
      </w:r>
    </w:p>
    <w:p>
      <w:pPr>
        <w:pStyle w:val="33"/>
        <w:numPr>
          <w:ilvl w:val="1"/>
          <w:numId w:val="2"/>
        </w:numPr>
        <w:ind w:firstLineChars="0"/>
        <w:rPr>
          <w:ins w:id="9" w:author="刘利军" w:date="2022-01-12T11:48:16Z"/>
        </w:rPr>
      </w:pPr>
      <w:r>
        <w:rPr>
          <w:rFonts w:hint="eastAsia"/>
          <w:lang w:eastAsia="zh-Hans"/>
        </w:rPr>
        <w:t>空元素</w:t>
      </w:r>
      <w:r>
        <w:rPr>
          <w:lang w:eastAsia="zh-Hans"/>
        </w:rPr>
        <w:t xml:space="preserve"> </w:t>
      </w:r>
      <w:r>
        <w:rPr>
          <w:rFonts w:hint="eastAsia"/>
          <w:lang w:eastAsia="zh-Hans"/>
        </w:rPr>
        <w:t>标签都不加</w:t>
      </w:r>
      <w:r>
        <w:rPr>
          <w:lang w:eastAsia="zh-Hans"/>
        </w:rPr>
        <w:t>”/”</w:t>
      </w:r>
      <w:r>
        <w:rPr>
          <w:rFonts w:hint="eastAsia"/>
          <w:lang w:eastAsia="zh-Hans"/>
        </w:rPr>
        <w:t>字符。</w:t>
      </w:r>
    </w:p>
    <w:p>
      <w:pPr>
        <w:pStyle w:val="33"/>
        <w:numPr>
          <w:ilvl w:val="-1"/>
          <w:numId w:val="0"/>
        </w:numPr>
        <w:ind w:left="425" w:firstLine="0" w:firstLineChars="0"/>
        <w:rPr>
          <w:ins w:id="11" w:author="刘利军" w:date="2022-01-12T11:48:44Z"/>
          <w:rFonts w:hint="eastAsia"/>
          <w:lang w:val="en-US" w:eastAsia="zh-Hans"/>
        </w:rPr>
        <w:pPrChange w:id="10" w:author="刘利军" w:date="2022-01-12T11:48:16Z">
          <w:pPr>
            <w:pStyle w:val="33"/>
            <w:numPr>
              <w:ilvl w:val="1"/>
              <w:numId w:val="2"/>
            </w:numPr>
            <w:ind w:firstLineChars="0"/>
          </w:pPr>
        </w:pPrChange>
      </w:pPr>
      <w:ins w:id="12" w:author="刘利军" w:date="2022-01-12T11:48:34Z">
        <w:r>
          <w:rPr>
            <w:rFonts w:hint="eastAsia"/>
            <w:lang w:val="en-US" w:eastAsia="zh-Hans"/>
          </w:rPr>
          <w:t>推荐</w:t>
        </w:r>
      </w:ins>
      <w:ins w:id="13" w:author="刘利军" w:date="2022-01-12T11:48:35Z">
        <w:r>
          <w:rPr>
            <w:rFonts w:hint="eastAsia"/>
            <w:lang w:val="en-US" w:eastAsia="zh-Hans"/>
          </w:rPr>
          <w:t>：</w:t>
        </w:r>
      </w:ins>
    </w:p>
    <w:p>
      <w:pPr>
        <w:pStyle w:val="33"/>
        <w:numPr>
          <w:ilvl w:val="-1"/>
          <w:numId w:val="0"/>
        </w:numPr>
        <w:ind w:left="425" w:firstLine="0" w:firstLineChars="0"/>
        <w:rPr>
          <w:ins w:id="15" w:author="刘利军" w:date="2022-01-12T11:48:49Z"/>
          <w:rFonts w:hint="default"/>
          <w:lang w:eastAsia="zh-Hans"/>
        </w:rPr>
        <w:pPrChange w:id="14" w:author="刘利军" w:date="2022-01-12T11:48:16Z">
          <w:pPr>
            <w:pStyle w:val="33"/>
            <w:numPr>
              <w:ilvl w:val="1"/>
              <w:numId w:val="2"/>
            </w:numPr>
            <w:ind w:firstLineChars="0"/>
          </w:pPr>
        </w:pPrChange>
      </w:pPr>
      <w:ins w:id="16" w:author="刘利军" w:date="2022-01-12T11:48:35Z">
        <w:r>
          <w:rPr>
            <w:rFonts w:hint="default"/>
            <w:lang w:eastAsia="zh-Hans"/>
          </w:rPr>
          <w:t>&lt;</w:t>
        </w:r>
      </w:ins>
      <w:ins w:id="17" w:author="刘利军" w:date="2022-01-12T11:48:36Z">
        <w:r>
          <w:rPr>
            <w:rFonts w:hint="default"/>
            <w:lang w:eastAsia="zh-Hans"/>
          </w:rPr>
          <w:t>d</w:t>
        </w:r>
      </w:ins>
      <w:ins w:id="18" w:author="刘利军" w:date="2022-01-12T11:48:37Z">
        <w:r>
          <w:rPr>
            <w:rFonts w:hint="default"/>
            <w:lang w:eastAsia="zh-Hans"/>
          </w:rPr>
          <w:t>iv</w:t>
        </w:r>
      </w:ins>
      <w:ins w:id="19" w:author="刘利军" w:date="2022-01-12T11:48:36Z">
        <w:r>
          <w:rPr>
            <w:rFonts w:hint="default"/>
            <w:lang w:eastAsia="zh-Hans"/>
          </w:rPr>
          <w:t>&gt;</w:t>
        </w:r>
      </w:ins>
    </w:p>
    <w:p>
      <w:pPr>
        <w:pStyle w:val="33"/>
        <w:numPr>
          <w:ilvl w:val="-1"/>
          <w:numId w:val="0"/>
        </w:numPr>
        <w:ind w:left="425" w:firstLine="420" w:firstLineChars="0"/>
        <w:rPr>
          <w:ins w:id="21" w:author="刘利军" w:date="2022-01-12T11:49:05Z"/>
          <w:rFonts w:hint="default"/>
          <w:lang w:eastAsia="zh-Hans"/>
        </w:rPr>
        <w:pPrChange w:id="20" w:author="刘利军" w:date="2022-01-12T11:48:50Z">
          <w:pPr>
            <w:pStyle w:val="33"/>
            <w:numPr>
              <w:ilvl w:val="1"/>
              <w:numId w:val="2"/>
            </w:numPr>
            <w:ind w:firstLineChars="0"/>
          </w:pPr>
        </w:pPrChange>
      </w:pPr>
      <w:ins w:id="22" w:author="刘利军" w:date="2022-01-12T11:48:53Z">
        <w:r>
          <w:rPr>
            <w:rFonts w:hint="default"/>
            <w:lang w:eastAsia="zh-Hans"/>
          </w:rPr>
          <w:t>&lt;h1</w:t>
        </w:r>
      </w:ins>
      <w:ins w:id="23" w:author="刘利军" w:date="2022-01-12T11:48:54Z">
        <w:r>
          <w:rPr>
            <w:rFonts w:hint="default"/>
            <w:lang w:eastAsia="zh-Hans"/>
          </w:rPr>
          <w:t>&gt;</w:t>
        </w:r>
      </w:ins>
      <w:ins w:id="24" w:author="刘利军" w:date="2022-01-12T11:48:59Z">
        <w:r>
          <w:rPr>
            <w:rFonts w:hint="eastAsia"/>
            <w:lang w:val="en-US" w:eastAsia="zh-Hans"/>
          </w:rPr>
          <w:t>我</w:t>
        </w:r>
      </w:ins>
      <w:ins w:id="25" w:author="刘利军" w:date="2022-01-12T11:49:00Z">
        <w:r>
          <w:rPr>
            <w:rFonts w:hint="eastAsia"/>
            <w:lang w:val="en-US" w:eastAsia="zh-Hans"/>
          </w:rPr>
          <w:t>是</w:t>
        </w:r>
      </w:ins>
      <w:ins w:id="26" w:author="刘利军" w:date="2022-01-12T11:49:03Z">
        <w:r>
          <w:rPr>
            <w:rFonts w:hint="default"/>
            <w:lang w:eastAsia="zh-Hans"/>
          </w:rPr>
          <w:t>h1</w:t>
        </w:r>
      </w:ins>
      <w:ins w:id="27" w:author="刘利军" w:date="2022-01-12T11:49:04Z">
        <w:r>
          <w:rPr>
            <w:rFonts w:hint="eastAsia"/>
            <w:lang w:val="en-US" w:eastAsia="zh-Hans"/>
          </w:rPr>
          <w:t>标题</w:t>
        </w:r>
      </w:ins>
      <w:ins w:id="28" w:author="刘利军" w:date="2022-01-12T11:48:55Z">
        <w:r>
          <w:rPr>
            <w:rFonts w:hint="default"/>
            <w:lang w:eastAsia="zh-Hans"/>
          </w:rPr>
          <w:t>&lt;</w:t>
        </w:r>
      </w:ins>
      <w:ins w:id="29" w:author="刘利军" w:date="2022-01-12T11:48:56Z">
        <w:r>
          <w:rPr>
            <w:rFonts w:hint="default"/>
            <w:lang w:eastAsia="zh-Hans"/>
          </w:rPr>
          <w:t>/h1</w:t>
        </w:r>
      </w:ins>
      <w:ins w:id="30" w:author="刘利军" w:date="2022-01-12T11:48:55Z">
        <w:r>
          <w:rPr>
            <w:rFonts w:hint="default"/>
            <w:lang w:eastAsia="zh-Hans"/>
          </w:rPr>
          <w:t>&gt;</w:t>
        </w:r>
      </w:ins>
    </w:p>
    <w:p>
      <w:pPr>
        <w:pStyle w:val="33"/>
        <w:numPr>
          <w:ilvl w:val="-1"/>
          <w:numId w:val="0"/>
        </w:numPr>
        <w:ind w:left="425" w:firstLine="420" w:firstLineChars="0"/>
        <w:rPr>
          <w:ins w:id="32" w:author="刘利军" w:date="2022-01-12T11:48:41Z"/>
          <w:rFonts w:hint="default"/>
          <w:lang w:eastAsia="zh-Hans"/>
        </w:rPr>
        <w:pPrChange w:id="31" w:author="刘利军" w:date="2022-01-12T11:48:50Z">
          <w:pPr>
            <w:pStyle w:val="33"/>
            <w:numPr>
              <w:ilvl w:val="1"/>
              <w:numId w:val="2"/>
            </w:numPr>
            <w:ind w:firstLineChars="0"/>
          </w:pPr>
        </w:pPrChange>
      </w:pPr>
      <w:ins w:id="33" w:author="刘利军" w:date="2022-01-12T11:49:06Z">
        <w:r>
          <w:rPr>
            <w:rFonts w:hint="default"/>
            <w:lang w:eastAsia="zh-Hans"/>
          </w:rPr>
          <w:t>&lt;</w:t>
        </w:r>
      </w:ins>
      <w:ins w:id="34" w:author="刘利军" w:date="2022-01-12T11:49:09Z">
        <w:r>
          <w:rPr>
            <w:rFonts w:hint="default"/>
            <w:lang w:eastAsia="zh-Hans"/>
          </w:rPr>
          <w:t>p&gt;</w:t>
        </w:r>
      </w:ins>
      <w:ins w:id="35" w:author="刘利军" w:date="2022-01-12T11:49:13Z">
        <w:r>
          <w:rPr>
            <w:rFonts w:hint="eastAsia"/>
            <w:lang w:val="en-US" w:eastAsia="zh-Hans"/>
          </w:rPr>
          <w:t>我是</w:t>
        </w:r>
      </w:ins>
      <w:ins w:id="36" w:author="刘利军" w:date="2022-01-12T11:49:14Z">
        <w:r>
          <w:rPr>
            <w:rFonts w:hint="eastAsia"/>
            <w:lang w:val="en-US" w:eastAsia="zh-Hans"/>
          </w:rPr>
          <w:t>一段文字</w:t>
        </w:r>
      </w:ins>
      <w:ins w:id="37" w:author="刘利军" w:date="2022-01-12T11:49:10Z">
        <w:r>
          <w:rPr>
            <w:rFonts w:hint="default"/>
            <w:lang w:eastAsia="zh-Hans"/>
          </w:rPr>
          <w:t>&lt;</w:t>
        </w:r>
      </w:ins>
      <w:ins w:id="38" w:author="刘利军" w:date="2022-01-12T11:49:11Z">
        <w:r>
          <w:rPr>
            <w:rFonts w:hint="default"/>
            <w:lang w:eastAsia="zh-Hans"/>
          </w:rPr>
          <w:t>/p</w:t>
        </w:r>
      </w:ins>
      <w:ins w:id="39" w:author="刘利军" w:date="2022-01-12T11:49:10Z">
        <w:r>
          <w:rPr>
            <w:rFonts w:hint="default"/>
            <w:lang w:eastAsia="zh-Hans"/>
          </w:rPr>
          <w:t>&gt;</w:t>
        </w:r>
      </w:ins>
    </w:p>
    <w:p>
      <w:pPr>
        <w:pStyle w:val="33"/>
        <w:numPr>
          <w:ilvl w:val="-1"/>
          <w:numId w:val="0"/>
        </w:numPr>
        <w:ind w:left="0" w:firstLine="420" w:firstLineChars="0"/>
        <w:rPr>
          <w:ins w:id="41" w:author="刘利军" w:date="2022-01-12T11:50:10Z"/>
          <w:rFonts w:hint="default"/>
          <w:lang w:eastAsia="zh-Hans"/>
        </w:rPr>
        <w:pPrChange w:id="40" w:author="刘利军" w:date="2022-01-12T11:48:46Z">
          <w:pPr>
            <w:pStyle w:val="33"/>
            <w:numPr>
              <w:ilvl w:val="1"/>
              <w:numId w:val="2"/>
            </w:numPr>
            <w:ind w:firstLineChars="0"/>
          </w:pPr>
        </w:pPrChange>
      </w:pPr>
      <w:ins w:id="42" w:author="刘利军" w:date="2022-01-12T11:48:38Z">
        <w:r>
          <w:rPr>
            <w:rFonts w:hint="default"/>
            <w:lang w:eastAsia="zh-Hans"/>
          </w:rPr>
          <w:t>&lt;/</w:t>
        </w:r>
      </w:ins>
      <w:ins w:id="43" w:author="刘利军" w:date="2022-01-12T11:48:39Z">
        <w:r>
          <w:rPr>
            <w:rFonts w:hint="default"/>
            <w:lang w:eastAsia="zh-Hans"/>
          </w:rPr>
          <w:t>div</w:t>
        </w:r>
      </w:ins>
      <w:ins w:id="44" w:author="刘利军" w:date="2022-01-12T11:48:38Z">
        <w:r>
          <w:rPr>
            <w:rFonts w:hint="default"/>
            <w:lang w:eastAsia="zh-Hans"/>
          </w:rPr>
          <w:t>&gt;</w:t>
        </w:r>
      </w:ins>
    </w:p>
    <w:p>
      <w:pPr>
        <w:pStyle w:val="33"/>
        <w:numPr>
          <w:ilvl w:val="-1"/>
          <w:numId w:val="0"/>
        </w:numPr>
        <w:ind w:left="0" w:firstLine="420" w:firstLineChars="0"/>
        <w:rPr>
          <w:ins w:id="46" w:author="刘利军" w:date="2022-01-12T11:49:20Z"/>
          <w:rFonts w:hint="default"/>
          <w:lang w:eastAsia="zh-Hans"/>
        </w:rPr>
        <w:pPrChange w:id="45" w:author="刘利军" w:date="2022-01-12T11:48:46Z">
          <w:pPr>
            <w:pStyle w:val="33"/>
            <w:numPr>
              <w:ilvl w:val="1"/>
              <w:numId w:val="2"/>
            </w:numPr>
            <w:ind w:firstLineChars="0"/>
          </w:pPr>
        </w:pPrChange>
      </w:pPr>
      <w:ins w:id="47" w:author="刘利军" w:date="2022-01-12T11:50:11Z">
        <w:r>
          <w:rPr>
            <w:rFonts w:hint="default"/>
            <w:lang w:eastAsia="zh-Hans"/>
          </w:rPr>
          <w:t>&lt;b</w:t>
        </w:r>
      </w:ins>
      <w:ins w:id="48" w:author="刘利军" w:date="2022-01-12T11:50:12Z">
        <w:r>
          <w:rPr>
            <w:rFonts w:hint="default"/>
            <w:lang w:eastAsia="zh-Hans"/>
          </w:rPr>
          <w:t>r&gt;</w:t>
        </w:r>
      </w:ins>
    </w:p>
    <w:p>
      <w:pPr>
        <w:pStyle w:val="33"/>
        <w:numPr>
          <w:ilvl w:val="-1"/>
          <w:numId w:val="0"/>
        </w:numPr>
        <w:ind w:left="0" w:firstLine="420" w:firstLineChars="0"/>
        <w:rPr>
          <w:ins w:id="50" w:author="刘利军" w:date="2022-01-12T11:49:28Z"/>
          <w:rFonts w:hint="eastAsia"/>
          <w:lang w:val="en-US" w:eastAsia="zh-Hans"/>
        </w:rPr>
        <w:pPrChange w:id="49" w:author="刘利军" w:date="2022-01-12T11:48:46Z">
          <w:pPr>
            <w:pStyle w:val="33"/>
            <w:numPr>
              <w:ilvl w:val="1"/>
              <w:numId w:val="2"/>
            </w:numPr>
            <w:ind w:firstLineChars="0"/>
          </w:pPr>
        </w:pPrChange>
      </w:pPr>
      <w:ins w:id="51" w:author="刘利军" w:date="2022-01-12T11:49:27Z">
        <w:r>
          <w:rPr>
            <w:rFonts w:hint="eastAsia"/>
            <w:lang w:val="en-US" w:eastAsia="zh-Hans"/>
          </w:rPr>
          <w:t>不推荐：</w:t>
        </w:r>
      </w:ins>
    </w:p>
    <w:p>
      <w:pPr>
        <w:pStyle w:val="33"/>
        <w:numPr>
          <w:ilvl w:val="-1"/>
          <w:numId w:val="0"/>
        </w:numPr>
        <w:ind w:left="0" w:firstLine="420" w:firstLineChars="0"/>
        <w:rPr>
          <w:ins w:id="53" w:author="刘利军" w:date="2022-01-12T11:49:37Z"/>
          <w:rFonts w:hint="default"/>
          <w:lang w:eastAsia="zh-Hans"/>
        </w:rPr>
        <w:pPrChange w:id="52" w:author="刘利军" w:date="2022-01-12T11:48:46Z">
          <w:pPr>
            <w:pStyle w:val="33"/>
            <w:numPr>
              <w:ilvl w:val="1"/>
              <w:numId w:val="2"/>
            </w:numPr>
            <w:ind w:firstLineChars="0"/>
          </w:pPr>
        </w:pPrChange>
      </w:pPr>
      <w:ins w:id="54" w:author="刘利军" w:date="2022-01-12T11:49:30Z">
        <w:r>
          <w:rPr>
            <w:rFonts w:hint="default"/>
            <w:lang w:eastAsia="zh-Hans"/>
          </w:rPr>
          <w:t>&lt;div</w:t>
        </w:r>
      </w:ins>
      <w:ins w:id="55" w:author="刘利军" w:date="2022-01-12T11:49:31Z">
        <w:r>
          <w:rPr>
            <w:rFonts w:hint="default"/>
            <w:lang w:eastAsia="zh-Hans"/>
          </w:rPr>
          <w:t>&gt;</w:t>
        </w:r>
      </w:ins>
    </w:p>
    <w:p>
      <w:pPr>
        <w:pStyle w:val="33"/>
        <w:numPr>
          <w:ilvl w:val="-1"/>
          <w:numId w:val="0"/>
        </w:numPr>
        <w:ind w:left="420" w:firstLine="420" w:firstLineChars="0"/>
        <w:rPr>
          <w:ins w:id="57" w:author="刘利军" w:date="2022-01-12T11:49:50Z"/>
          <w:rFonts w:hint="default"/>
          <w:lang w:eastAsia="zh-Hans"/>
        </w:rPr>
        <w:pPrChange w:id="56" w:author="刘利军" w:date="2022-01-12T11:49:38Z">
          <w:pPr>
            <w:pStyle w:val="33"/>
            <w:numPr>
              <w:ilvl w:val="1"/>
              <w:numId w:val="2"/>
            </w:numPr>
            <w:ind w:firstLineChars="0"/>
          </w:pPr>
        </w:pPrChange>
      </w:pPr>
      <w:ins w:id="58" w:author="刘利军" w:date="2022-01-12T11:49:39Z">
        <w:r>
          <w:rPr>
            <w:rFonts w:hint="default"/>
            <w:lang w:eastAsia="zh-Hans"/>
          </w:rPr>
          <w:t>&lt;</w:t>
        </w:r>
      </w:ins>
      <w:ins w:id="59" w:author="刘利军" w:date="2022-01-12T11:49:56Z">
        <w:r>
          <w:rPr>
            <w:rFonts w:hint="default"/>
            <w:lang w:eastAsia="zh-Hans"/>
          </w:rPr>
          <w:t>h1</w:t>
        </w:r>
      </w:ins>
      <w:ins w:id="60" w:author="刘利军" w:date="2022-01-12T11:49:39Z">
        <w:r>
          <w:rPr>
            <w:rFonts w:hint="default"/>
            <w:lang w:eastAsia="zh-Hans"/>
          </w:rPr>
          <w:t>&gt;</w:t>
        </w:r>
      </w:ins>
      <w:ins w:id="61" w:author="刘利军" w:date="2022-01-12T11:49:45Z">
        <w:r>
          <w:rPr>
            <w:rFonts w:hint="eastAsia"/>
            <w:lang w:val="en-US" w:eastAsia="zh-Hans"/>
          </w:rPr>
          <w:t>我</w:t>
        </w:r>
      </w:ins>
      <w:ins w:id="62" w:author="刘利军" w:date="2022-01-12T11:49:46Z">
        <w:r>
          <w:rPr>
            <w:rFonts w:hint="eastAsia"/>
            <w:lang w:val="en-US" w:eastAsia="zh-Hans"/>
          </w:rPr>
          <w:t>是h</w:t>
        </w:r>
      </w:ins>
      <w:ins w:id="63" w:author="刘利军" w:date="2022-01-12T11:49:47Z">
        <w:r>
          <w:rPr>
            <w:rFonts w:hint="default"/>
            <w:lang w:eastAsia="zh-Hans"/>
          </w:rPr>
          <w:t>1</w:t>
        </w:r>
      </w:ins>
      <w:ins w:id="64" w:author="刘利军" w:date="2022-01-12T11:49:48Z">
        <w:r>
          <w:rPr>
            <w:rFonts w:hint="eastAsia"/>
            <w:lang w:val="en-US" w:eastAsia="zh-Hans"/>
          </w:rPr>
          <w:t>标题</w:t>
        </w:r>
      </w:ins>
      <w:ins w:id="65" w:author="刘利军" w:date="2022-01-12T11:49:40Z">
        <w:r>
          <w:rPr>
            <w:rFonts w:hint="default"/>
            <w:lang w:eastAsia="zh-Hans"/>
          </w:rPr>
          <w:t>&lt;</w:t>
        </w:r>
      </w:ins>
      <w:ins w:id="66" w:author="刘利军" w:date="2022-01-12T11:49:42Z">
        <w:r>
          <w:rPr>
            <w:rFonts w:hint="default"/>
            <w:lang w:eastAsia="zh-Hans"/>
          </w:rPr>
          <w:t>/</w:t>
        </w:r>
      </w:ins>
      <w:ins w:id="67" w:author="刘利军" w:date="2022-01-12T11:50:00Z">
        <w:r>
          <w:rPr>
            <w:rFonts w:hint="default"/>
            <w:lang w:eastAsia="zh-Hans"/>
          </w:rPr>
          <w:t>h1</w:t>
        </w:r>
      </w:ins>
      <w:ins w:id="68" w:author="刘利军" w:date="2022-01-12T11:49:40Z">
        <w:r>
          <w:rPr>
            <w:rFonts w:hint="default"/>
            <w:lang w:eastAsia="zh-Hans"/>
          </w:rPr>
          <w:t>&gt;</w:t>
        </w:r>
      </w:ins>
    </w:p>
    <w:p>
      <w:pPr>
        <w:pStyle w:val="33"/>
        <w:numPr>
          <w:ilvl w:val="-1"/>
          <w:numId w:val="0"/>
        </w:numPr>
        <w:ind w:left="420" w:firstLine="420" w:firstLineChars="0"/>
        <w:rPr>
          <w:ins w:id="70" w:author="刘利军" w:date="2022-01-12T11:49:38Z"/>
          <w:rFonts w:hint="default"/>
          <w:lang w:eastAsia="zh-Hans"/>
        </w:rPr>
        <w:pPrChange w:id="69" w:author="刘利军" w:date="2022-01-12T11:49:38Z">
          <w:pPr>
            <w:pStyle w:val="33"/>
            <w:numPr>
              <w:ilvl w:val="1"/>
              <w:numId w:val="2"/>
            </w:numPr>
            <w:ind w:firstLineChars="0"/>
          </w:pPr>
        </w:pPrChange>
      </w:pPr>
      <w:ins w:id="71" w:author="刘利军" w:date="2022-01-12T11:49:53Z">
        <w:r>
          <w:rPr>
            <w:rFonts w:hint="default"/>
            <w:lang w:eastAsia="zh-Hans"/>
          </w:rPr>
          <w:t>&lt;</w:t>
        </w:r>
      </w:ins>
      <w:ins w:id="72" w:author="刘利军" w:date="2022-01-12T11:49:54Z">
        <w:r>
          <w:rPr>
            <w:rFonts w:hint="default"/>
            <w:lang w:eastAsia="zh-Hans"/>
          </w:rPr>
          <w:t>p&gt;</w:t>
        </w:r>
      </w:ins>
      <w:ins w:id="73" w:author="刘利军" w:date="2022-01-12T11:50:03Z">
        <w:r>
          <w:rPr>
            <w:rFonts w:hint="eastAsia"/>
            <w:lang w:val="en-US" w:eastAsia="zh-Hans"/>
          </w:rPr>
          <w:t>我是</w:t>
        </w:r>
      </w:ins>
      <w:ins w:id="74" w:author="刘利军" w:date="2022-01-12T11:50:04Z">
        <w:r>
          <w:rPr>
            <w:rFonts w:hint="eastAsia"/>
            <w:lang w:val="en-US" w:eastAsia="zh-Hans"/>
          </w:rPr>
          <w:t>一段文字</w:t>
        </w:r>
      </w:ins>
    </w:p>
    <w:p>
      <w:pPr>
        <w:pStyle w:val="33"/>
        <w:numPr>
          <w:ilvl w:val="-1"/>
          <w:numId w:val="0"/>
        </w:numPr>
        <w:ind w:left="0" w:firstLine="420" w:firstLineChars="0"/>
        <w:rPr>
          <w:ins w:id="76" w:author="刘利军" w:date="2022-01-12T11:50:14Z"/>
          <w:rFonts w:hint="default"/>
          <w:lang w:eastAsia="zh-Hans"/>
        </w:rPr>
        <w:pPrChange w:id="75" w:author="刘利军" w:date="2022-01-12T11:48:46Z">
          <w:pPr>
            <w:pStyle w:val="33"/>
            <w:numPr>
              <w:ilvl w:val="1"/>
              <w:numId w:val="2"/>
            </w:numPr>
            <w:ind w:firstLineChars="0"/>
          </w:pPr>
        </w:pPrChange>
      </w:pPr>
      <w:ins w:id="77" w:author="刘利军" w:date="2022-01-12T11:49:32Z">
        <w:r>
          <w:rPr>
            <w:rFonts w:hint="default"/>
            <w:lang w:eastAsia="zh-Hans"/>
          </w:rPr>
          <w:t>&lt;</w:t>
        </w:r>
      </w:ins>
      <w:ins w:id="78" w:author="刘利军" w:date="2022-01-12T11:49:36Z">
        <w:r>
          <w:rPr>
            <w:rFonts w:hint="default"/>
            <w:lang w:eastAsia="zh-Hans"/>
          </w:rPr>
          <w:t>/</w:t>
        </w:r>
      </w:ins>
      <w:ins w:id="79" w:author="刘利军" w:date="2022-01-12T11:49:33Z">
        <w:r>
          <w:rPr>
            <w:rFonts w:hint="default"/>
            <w:lang w:eastAsia="zh-Hans"/>
          </w:rPr>
          <w:t>div</w:t>
        </w:r>
      </w:ins>
      <w:ins w:id="80" w:author="刘利军" w:date="2022-01-12T11:49:32Z">
        <w:r>
          <w:rPr>
            <w:rFonts w:hint="default"/>
            <w:lang w:eastAsia="zh-Hans"/>
          </w:rPr>
          <w:t>&gt;</w:t>
        </w:r>
      </w:ins>
    </w:p>
    <w:p>
      <w:pPr>
        <w:pStyle w:val="33"/>
        <w:numPr>
          <w:ilvl w:val="-1"/>
          <w:numId w:val="0"/>
        </w:numPr>
        <w:ind w:left="0" w:firstLine="420" w:firstLineChars="0"/>
        <w:rPr>
          <w:rFonts w:hint="eastAsia"/>
          <w:lang w:eastAsia="zh-Hans"/>
        </w:rPr>
        <w:pPrChange w:id="81" w:author="刘利军" w:date="2022-01-12T11:48:46Z">
          <w:pPr>
            <w:pStyle w:val="33"/>
            <w:numPr>
              <w:ilvl w:val="1"/>
              <w:numId w:val="2"/>
            </w:numPr>
            <w:ind w:firstLineChars="0"/>
          </w:pPr>
        </w:pPrChange>
      </w:pPr>
      <w:ins w:id="82" w:author="刘利军" w:date="2022-01-12T11:50:15Z">
        <w:r>
          <w:rPr>
            <w:rFonts w:hint="default"/>
            <w:lang w:eastAsia="zh-Hans"/>
          </w:rPr>
          <w:t>&lt;b</w:t>
        </w:r>
      </w:ins>
      <w:ins w:id="83" w:author="刘利军" w:date="2022-01-12T11:50:16Z">
        <w:r>
          <w:rPr>
            <w:rFonts w:hint="default"/>
            <w:lang w:eastAsia="zh-Hans"/>
          </w:rPr>
          <w:t>r/</w:t>
        </w:r>
      </w:ins>
      <w:ins w:id="84" w:author="刘利军" w:date="2022-01-12T11:50:17Z">
        <w:r>
          <w:rPr>
            <w:rFonts w:hint="default"/>
            <w:lang w:eastAsia="zh-Hans"/>
          </w:rPr>
          <w:t>&gt;</w:t>
        </w:r>
      </w:ins>
    </w:p>
    <w:p>
      <w:pPr>
        <w:pStyle w:val="33"/>
        <w:numPr>
          <w:ilvl w:val="0"/>
          <w:numId w:val="2"/>
        </w:numPr>
        <w:ind w:firstLineChars="0"/>
      </w:pPr>
      <w:r>
        <w:rPr>
          <w:rFonts w:hint="eastAsia"/>
        </w:rPr>
        <w:t>书写风格</w:t>
      </w:r>
    </w:p>
    <w:p>
      <w:pPr>
        <w:pStyle w:val="33"/>
        <w:numPr>
          <w:ilvl w:val="1"/>
          <w:numId w:val="2"/>
        </w:numPr>
        <w:ind w:firstLineChars="0"/>
        <w:rPr>
          <w:ins w:id="85" w:author="刘利军" w:date="2022-01-12T11:50:23Z"/>
        </w:rPr>
      </w:pPr>
      <w:r>
        <w:rPr>
          <w:lang w:eastAsia="zh-Hans"/>
        </w:rPr>
        <w:t>HTML</w:t>
      </w:r>
      <w:r>
        <w:rPr>
          <w:rFonts w:hint="eastAsia"/>
          <w:lang w:eastAsia="zh-Hans"/>
        </w:rPr>
        <w:t>标签名、类名、标签属性和大部分属性统一用小写。</w:t>
      </w:r>
    </w:p>
    <w:p>
      <w:pPr>
        <w:pStyle w:val="33"/>
        <w:numPr>
          <w:ilvl w:val="-1"/>
          <w:numId w:val="0"/>
        </w:numPr>
        <w:ind w:left="420" w:firstLine="420" w:firstLineChars="0"/>
        <w:rPr>
          <w:ins w:id="87" w:author="刘利军" w:date="2022-01-12T11:50:53Z"/>
          <w:rFonts w:hint="default"/>
          <w:lang w:eastAsia="zh-Hans"/>
        </w:rPr>
        <w:pPrChange w:id="86" w:author="刘利军" w:date="2022-01-12T11:50:26Z">
          <w:pPr>
            <w:pStyle w:val="33"/>
            <w:numPr>
              <w:ilvl w:val="1"/>
              <w:numId w:val="2"/>
            </w:numPr>
            <w:ind w:firstLineChars="0"/>
          </w:pPr>
        </w:pPrChange>
      </w:pPr>
      <w:ins w:id="88" w:author="刘利军" w:date="2022-01-12T11:50:30Z">
        <w:r>
          <w:rPr>
            <w:rFonts w:hint="eastAsia"/>
            <w:lang w:val="en-US" w:eastAsia="zh-Hans"/>
          </w:rPr>
          <w:t>推荐</w:t>
        </w:r>
      </w:ins>
      <w:ins w:id="89" w:author="刘利军" w:date="2022-01-12T11:50:31Z">
        <w:r>
          <w:rPr>
            <w:rFonts w:hint="eastAsia"/>
            <w:lang w:val="en-US" w:eastAsia="zh-Hans"/>
          </w:rPr>
          <w:t>：</w:t>
        </w:r>
      </w:ins>
      <w:ins w:id="90" w:author="刘利军" w:date="2022-01-12T11:50:40Z">
        <w:r>
          <w:rPr>
            <w:rFonts w:hint="default"/>
            <w:lang w:eastAsia="zh-Hans"/>
          </w:rPr>
          <w:t>&lt;</w:t>
        </w:r>
      </w:ins>
      <w:ins w:id="91" w:author="刘利军" w:date="2022-01-12T11:50:39Z">
        <w:r>
          <w:rPr>
            <w:rFonts w:hint="eastAsia"/>
            <w:lang w:val="en-US" w:eastAsia="zh-Hans"/>
          </w:rPr>
          <w:t>div</w:t>
        </w:r>
      </w:ins>
      <w:ins w:id="92" w:author="刘利军" w:date="2022-01-12T11:50:45Z">
        <w:r>
          <w:rPr>
            <w:rFonts w:hint="default"/>
            <w:lang w:eastAsia="zh-Hans"/>
          </w:rPr>
          <w:t xml:space="preserve"> c</w:t>
        </w:r>
      </w:ins>
      <w:ins w:id="93" w:author="刘利军" w:date="2022-01-12T11:50:46Z">
        <w:r>
          <w:rPr>
            <w:rFonts w:hint="default"/>
            <w:lang w:eastAsia="zh-Hans"/>
          </w:rPr>
          <w:t>lass=</w:t>
        </w:r>
      </w:ins>
      <w:ins w:id="94" w:author="刘利军" w:date="2022-01-12T11:50:47Z">
        <w:r>
          <w:rPr>
            <w:rFonts w:hint="default"/>
            <w:lang w:eastAsia="zh-Hans"/>
          </w:rPr>
          <w:t>”</w:t>
        </w:r>
      </w:ins>
      <w:ins w:id="95" w:author="刘利军" w:date="2022-01-12T11:50:49Z">
        <w:r>
          <w:rPr>
            <w:rFonts w:hint="default"/>
            <w:lang w:eastAsia="zh-Hans"/>
          </w:rPr>
          <w:t>demo</w:t>
        </w:r>
      </w:ins>
      <w:ins w:id="96" w:author="刘利军" w:date="2022-01-12T11:50:47Z">
        <w:r>
          <w:rPr>
            <w:rFonts w:hint="default"/>
            <w:lang w:eastAsia="zh-Hans"/>
          </w:rPr>
          <w:t>”</w:t>
        </w:r>
      </w:ins>
      <w:ins w:id="97" w:author="刘利军" w:date="2022-01-12T11:50:40Z">
        <w:r>
          <w:rPr>
            <w:rFonts w:hint="default"/>
            <w:lang w:eastAsia="zh-Hans"/>
          </w:rPr>
          <w:t>&gt;</w:t>
        </w:r>
      </w:ins>
      <w:ins w:id="98" w:author="刘利军" w:date="2022-01-12T11:50:41Z">
        <w:r>
          <w:rPr>
            <w:rFonts w:hint="default"/>
            <w:lang w:eastAsia="zh-Hans"/>
          </w:rPr>
          <w:t>&lt;</w:t>
        </w:r>
      </w:ins>
      <w:ins w:id="99" w:author="刘利军" w:date="2022-01-12T11:50:42Z">
        <w:r>
          <w:rPr>
            <w:rFonts w:hint="default"/>
            <w:lang w:eastAsia="zh-Hans"/>
          </w:rPr>
          <w:t>/div</w:t>
        </w:r>
      </w:ins>
      <w:ins w:id="100" w:author="刘利军" w:date="2022-01-12T11:50:41Z">
        <w:r>
          <w:rPr>
            <w:rFonts w:hint="default"/>
            <w:lang w:eastAsia="zh-Hans"/>
          </w:rPr>
          <w:t>&gt;</w:t>
        </w:r>
      </w:ins>
    </w:p>
    <w:p>
      <w:pPr>
        <w:pStyle w:val="33"/>
        <w:numPr>
          <w:ilvl w:val="-1"/>
          <w:numId w:val="0"/>
        </w:numPr>
        <w:ind w:left="420" w:firstLine="420" w:firstLineChars="0"/>
        <w:rPr>
          <w:ins w:id="102" w:author="刘利军" w:date="2022-01-12T11:50:31Z"/>
          <w:rFonts w:hint="eastAsia"/>
          <w:lang w:val="en-US" w:eastAsia="zh-Hans"/>
        </w:rPr>
        <w:pPrChange w:id="101" w:author="刘利军" w:date="2022-01-12T11:50:26Z">
          <w:pPr>
            <w:pStyle w:val="33"/>
            <w:numPr>
              <w:ilvl w:val="1"/>
              <w:numId w:val="2"/>
            </w:numPr>
            <w:ind w:firstLineChars="0"/>
          </w:pPr>
        </w:pPrChange>
      </w:pPr>
      <w:ins w:id="103" w:author="刘利军" w:date="2022-01-12T11:50:56Z">
        <w:r>
          <w:rPr>
            <w:rFonts w:hint="eastAsia"/>
            <w:lang w:val="en-US" w:eastAsia="zh-Hans"/>
          </w:rPr>
          <w:t>不推荐：</w:t>
        </w:r>
      </w:ins>
      <w:ins w:id="104" w:author="刘利军" w:date="2022-01-12T11:50:57Z">
        <w:r>
          <w:rPr>
            <w:rFonts w:hint="default"/>
            <w:lang w:eastAsia="zh-Hans"/>
          </w:rPr>
          <w:t>&lt;d</w:t>
        </w:r>
      </w:ins>
      <w:ins w:id="105" w:author="刘利军" w:date="2022-01-12T11:50:58Z">
        <w:r>
          <w:rPr>
            <w:rFonts w:hint="default"/>
            <w:lang w:eastAsia="zh-Hans"/>
          </w:rPr>
          <w:t>iv</w:t>
        </w:r>
      </w:ins>
      <w:ins w:id="106" w:author="刘利军" w:date="2022-01-12T11:51:02Z">
        <w:r>
          <w:rPr>
            <w:rFonts w:hint="default"/>
            <w:lang w:eastAsia="zh-Hans"/>
          </w:rPr>
          <w:t xml:space="preserve"> </w:t>
        </w:r>
      </w:ins>
      <w:ins w:id="107" w:author="刘利军" w:date="2022-01-12T11:51:20Z">
        <w:r>
          <w:rPr>
            <w:rFonts w:hint="default"/>
            <w:lang w:eastAsia="zh-Hans"/>
          </w:rPr>
          <w:t>CLASS</w:t>
        </w:r>
      </w:ins>
      <w:ins w:id="108" w:author="刘利军" w:date="2022-01-12T11:51:05Z">
        <w:r>
          <w:rPr>
            <w:rFonts w:hint="default"/>
            <w:lang w:eastAsia="zh-Hans"/>
          </w:rPr>
          <w:t>=</w:t>
        </w:r>
      </w:ins>
      <w:ins w:id="109" w:author="刘利军" w:date="2022-01-12T11:51:10Z">
        <w:r>
          <w:rPr>
            <w:rFonts w:hint="default"/>
            <w:lang w:eastAsia="zh-Hans"/>
          </w:rPr>
          <w:t>”</w:t>
        </w:r>
      </w:ins>
      <w:ins w:id="110" w:author="刘利军" w:date="2022-01-12T11:51:16Z">
        <w:r>
          <w:rPr>
            <w:rFonts w:hint="default"/>
            <w:lang w:eastAsia="zh-Hans"/>
          </w:rPr>
          <w:t>DEMO</w:t>
        </w:r>
      </w:ins>
      <w:ins w:id="111" w:author="刘利军" w:date="2022-01-12T11:51:10Z">
        <w:r>
          <w:rPr>
            <w:rFonts w:hint="default"/>
            <w:lang w:eastAsia="zh-Hans"/>
          </w:rPr>
          <w:t>”</w:t>
        </w:r>
      </w:ins>
      <w:ins w:id="112" w:author="刘利军" w:date="2022-01-12T11:50:57Z">
        <w:r>
          <w:rPr>
            <w:rFonts w:hint="default"/>
            <w:lang w:eastAsia="zh-Hans"/>
          </w:rPr>
          <w:t>&gt;</w:t>
        </w:r>
      </w:ins>
      <w:ins w:id="113" w:author="刘利军" w:date="2022-01-12T11:50:59Z">
        <w:r>
          <w:rPr>
            <w:rFonts w:hint="default"/>
            <w:lang w:eastAsia="zh-Hans"/>
          </w:rPr>
          <w:t>&lt;</w:t>
        </w:r>
      </w:ins>
      <w:ins w:id="114" w:author="刘利军" w:date="2022-01-12T11:51:01Z">
        <w:r>
          <w:rPr>
            <w:rFonts w:hint="default"/>
            <w:lang w:eastAsia="zh-Hans"/>
          </w:rPr>
          <w:t>/</w:t>
        </w:r>
      </w:ins>
      <w:ins w:id="115" w:author="刘利军" w:date="2022-01-12T11:50:59Z">
        <w:r>
          <w:rPr>
            <w:rFonts w:hint="default"/>
            <w:lang w:eastAsia="zh-Hans"/>
          </w:rPr>
          <w:t>div&gt;</w:t>
        </w:r>
      </w:ins>
    </w:p>
    <w:p>
      <w:pPr>
        <w:pStyle w:val="33"/>
        <w:numPr>
          <w:ilvl w:val="-1"/>
          <w:numId w:val="0"/>
        </w:numPr>
        <w:ind w:left="840" w:firstLine="420" w:firstLineChars="0"/>
        <w:rPr>
          <w:rFonts w:hint="eastAsia"/>
          <w:lang w:val="en-US" w:eastAsia="zh-Hans"/>
        </w:rPr>
        <w:pPrChange w:id="116" w:author="刘利军" w:date="2022-01-12T11:50:32Z">
          <w:pPr>
            <w:pStyle w:val="33"/>
            <w:numPr>
              <w:ilvl w:val="1"/>
              <w:numId w:val="2"/>
            </w:numPr>
            <w:ind w:firstLineChars="0"/>
          </w:pPr>
        </w:pPrChange>
      </w:pPr>
    </w:p>
    <w:p>
      <w:pPr>
        <w:pStyle w:val="33"/>
        <w:numPr>
          <w:ilvl w:val="1"/>
          <w:numId w:val="2"/>
        </w:numPr>
        <w:ind w:firstLineChars="0"/>
        <w:rPr>
          <w:ins w:id="117" w:author="刘利军" w:date="2022-01-12T11:51:29Z"/>
        </w:rPr>
      </w:pPr>
      <w:r>
        <w:rPr>
          <w:lang w:eastAsia="zh-Hans"/>
        </w:rPr>
        <w:t>HTML</w:t>
      </w:r>
      <w:r>
        <w:rPr>
          <w:rFonts w:hint="eastAsia"/>
          <w:lang w:eastAsia="zh-Hans"/>
        </w:rPr>
        <w:t>文本、</w:t>
      </w:r>
      <w:r>
        <w:rPr>
          <w:lang w:eastAsia="zh-Hans"/>
        </w:rPr>
        <w:t>CDATA</w:t>
      </w:r>
      <w:r>
        <w:rPr>
          <w:rFonts w:hint="eastAsia"/>
          <w:lang w:eastAsia="zh-Hans"/>
        </w:rPr>
        <w:t>、</w:t>
      </w:r>
      <w:r>
        <w:rPr>
          <w:lang w:eastAsia="zh-Hans"/>
        </w:rPr>
        <w:t>J</w:t>
      </w:r>
      <w:r>
        <w:rPr>
          <w:rFonts w:hint="eastAsia"/>
          <w:lang w:eastAsia="zh-Hans"/>
        </w:rPr>
        <w:t>ava</w:t>
      </w:r>
      <w:r>
        <w:rPr>
          <w:lang w:eastAsia="zh-Hans"/>
        </w:rPr>
        <w:t>Script</w:t>
      </w:r>
      <w:r>
        <w:rPr>
          <w:rFonts w:hint="eastAsia"/>
          <w:lang w:eastAsia="zh-Hans"/>
        </w:rPr>
        <w:t>、</w:t>
      </w:r>
      <w:r>
        <w:rPr>
          <w:lang w:eastAsia="zh-Hans"/>
        </w:rPr>
        <w:t>meta</w:t>
      </w:r>
      <w:r>
        <w:rPr>
          <w:rFonts w:hint="eastAsia"/>
          <w:lang w:eastAsia="zh-Hans"/>
        </w:rPr>
        <w:t>标签某些属性等内容可大小写混合。</w:t>
      </w:r>
    </w:p>
    <w:p>
      <w:pPr>
        <w:pStyle w:val="33"/>
        <w:numPr>
          <w:ilvl w:val="-1"/>
          <w:numId w:val="0"/>
        </w:numPr>
        <w:ind w:left="851" w:firstLine="0" w:firstLineChars="0"/>
        <w:rPr>
          <w:ins w:id="119" w:author="刘利军" w:date="2022-01-12T11:52:04Z"/>
          <w:rFonts w:hint="eastAsia"/>
          <w:lang w:val="en-US" w:eastAsia="zh-Hans"/>
        </w:rPr>
        <w:pPrChange w:id="118" w:author="刘利军" w:date="2022-01-12T11:51:31Z">
          <w:pPr>
            <w:pStyle w:val="33"/>
            <w:numPr>
              <w:ilvl w:val="1"/>
              <w:numId w:val="2"/>
            </w:numPr>
            <w:ind w:firstLineChars="0"/>
          </w:pPr>
        </w:pPrChange>
      </w:pPr>
      <w:ins w:id="120" w:author="刘利军" w:date="2022-01-12T11:52:03Z">
        <w:r>
          <w:rPr>
            <w:rFonts w:hint="eastAsia"/>
            <w:lang w:val="en-US" w:eastAsia="zh-Hans"/>
          </w:rPr>
          <w:t>例</w:t>
        </w:r>
      </w:ins>
      <w:ins w:id="121" w:author="刘利军" w:date="2022-01-12T11:52:04Z">
        <w:r>
          <w:rPr>
            <w:rFonts w:hint="eastAsia"/>
            <w:lang w:val="en-US" w:eastAsia="zh-Hans"/>
          </w:rPr>
          <w:t>：</w:t>
        </w:r>
      </w:ins>
    </w:p>
    <w:p>
      <w:pPr>
        <w:pStyle w:val="33"/>
        <w:numPr>
          <w:ilvl w:val="-1"/>
          <w:numId w:val="0"/>
        </w:numPr>
        <w:ind w:left="851" w:firstLine="420" w:firstLineChars="0"/>
        <w:rPr>
          <w:ins w:id="123" w:author="刘利军" w:date="2022-01-12T11:53:14Z"/>
          <w:rFonts w:hint="default"/>
          <w:lang w:val="en-US" w:eastAsia="zh-Hans"/>
        </w:rPr>
        <w:pPrChange w:id="122" w:author="刘利军" w:date="2022-01-12T11:52:04Z">
          <w:pPr>
            <w:pStyle w:val="33"/>
            <w:numPr>
              <w:ilvl w:val="1"/>
              <w:numId w:val="2"/>
            </w:numPr>
            <w:ind w:firstLineChars="0"/>
          </w:pPr>
        </w:pPrChange>
      </w:pPr>
      <w:ins w:id="124" w:author="刘利军" w:date="2022-01-12T11:53:44Z">
        <w:r>
          <w:rPr>
            <w:rFonts w:hint="default"/>
            <w:lang w:eastAsia="zh-Hans"/>
          </w:rPr>
          <w:t xml:space="preserve">1. </w:t>
        </w:r>
      </w:ins>
      <w:ins w:id="125" w:author="刘利军" w:date="2022-01-12T11:53:22Z">
        <w:r>
          <w:rPr>
            <w:rFonts w:hint="eastAsia"/>
            <w:lang w:val="en-US" w:eastAsia="zh-Hans"/>
          </w:rPr>
          <w:t>优先</w:t>
        </w:r>
      </w:ins>
      <w:ins w:id="126" w:author="刘利军" w:date="2022-01-12T11:53:24Z">
        <w:r>
          <w:rPr>
            <w:rFonts w:hint="eastAsia"/>
            <w:lang w:val="en-US" w:eastAsia="zh-Hans"/>
          </w:rPr>
          <w:t>使用</w:t>
        </w:r>
      </w:ins>
      <w:ins w:id="127" w:author="刘利军" w:date="2022-01-12T11:53:27Z">
        <w:r>
          <w:rPr>
            <w:rFonts w:hint="default"/>
            <w:lang w:eastAsia="zh-Hans"/>
          </w:rPr>
          <w:t xml:space="preserve"> IE </w:t>
        </w:r>
      </w:ins>
      <w:ins w:id="128" w:author="刘利军" w:date="2022-01-12T11:53:33Z">
        <w:r>
          <w:rPr>
            <w:rFonts w:hint="eastAsia"/>
            <w:lang w:val="en-US" w:eastAsia="zh-Hans"/>
          </w:rPr>
          <w:t>最新版本</w:t>
        </w:r>
      </w:ins>
      <w:ins w:id="129" w:author="刘利军" w:date="2022-01-12T11:53:35Z">
        <w:r>
          <w:rPr>
            <w:rFonts w:hint="eastAsia"/>
            <w:lang w:val="en-US" w:eastAsia="zh-Hans"/>
          </w:rPr>
          <w:t>和</w:t>
        </w:r>
      </w:ins>
      <w:ins w:id="130" w:author="刘利军" w:date="2022-01-12T11:53:35Z">
        <w:r>
          <w:rPr>
            <w:rFonts w:hint="default"/>
            <w:lang w:eastAsia="zh-Hans"/>
          </w:rPr>
          <w:t>C</w:t>
        </w:r>
      </w:ins>
      <w:ins w:id="131" w:author="刘利军" w:date="2022-01-12T11:53:36Z">
        <w:r>
          <w:rPr>
            <w:rFonts w:hint="eastAsia"/>
            <w:lang w:val="en-US" w:eastAsia="zh-Hans"/>
          </w:rPr>
          <w:t>h</w:t>
        </w:r>
      </w:ins>
      <w:ins w:id="132" w:author="刘利军" w:date="2022-01-12T11:53:38Z">
        <w:r>
          <w:rPr>
            <w:rFonts w:hint="default"/>
            <w:lang w:eastAsia="zh-Hans"/>
          </w:rPr>
          <w:t>r</w:t>
        </w:r>
      </w:ins>
      <w:ins w:id="133" w:author="刘利军" w:date="2022-01-12T11:53:39Z">
        <w:r>
          <w:rPr>
            <w:rFonts w:hint="default"/>
            <w:lang w:eastAsia="zh-Hans"/>
          </w:rPr>
          <w:t>ome</w:t>
        </w:r>
      </w:ins>
      <w:ins w:id="134" w:author="刘利军" w:date="2022-01-12T11:53:40Z">
        <w:r>
          <w:rPr>
            <w:rFonts w:hint="default"/>
            <w:lang w:eastAsia="zh-Hans"/>
          </w:rPr>
          <w:t xml:space="preserve"> Fr</w:t>
        </w:r>
      </w:ins>
      <w:ins w:id="135" w:author="刘利军" w:date="2022-01-12T11:53:41Z">
        <w:r>
          <w:rPr>
            <w:rFonts w:hint="default"/>
            <w:lang w:eastAsia="zh-Hans"/>
          </w:rPr>
          <w:t>ame</w:t>
        </w:r>
      </w:ins>
    </w:p>
    <w:p>
      <w:pPr>
        <w:pStyle w:val="33"/>
        <w:numPr>
          <w:ilvl w:val="-1"/>
          <w:numId w:val="0"/>
        </w:numPr>
        <w:ind w:left="851" w:firstLine="420" w:firstLineChars="0"/>
        <w:rPr>
          <w:ins w:id="137" w:author="刘利军" w:date="2022-01-12T11:53:46Z"/>
          <w:rFonts w:hint="default"/>
          <w:lang w:eastAsia="zh-Hans"/>
        </w:rPr>
        <w:pPrChange w:id="136" w:author="刘利军" w:date="2022-01-12T11:52:04Z">
          <w:pPr>
            <w:pStyle w:val="33"/>
            <w:numPr>
              <w:ilvl w:val="1"/>
              <w:numId w:val="2"/>
            </w:numPr>
            <w:ind w:firstLineChars="0"/>
          </w:pPr>
        </w:pPrChange>
      </w:pPr>
      <w:ins w:id="138" w:author="刘利军" w:date="2022-01-12T11:52:06Z">
        <w:r>
          <w:rPr>
            <w:rFonts w:hint="default"/>
            <w:lang w:eastAsia="zh-Hans"/>
          </w:rPr>
          <w:t>&lt;m</w:t>
        </w:r>
      </w:ins>
      <w:ins w:id="139" w:author="刘利军" w:date="2022-01-12T11:52:07Z">
        <w:r>
          <w:rPr>
            <w:rFonts w:hint="default"/>
            <w:lang w:eastAsia="zh-Hans"/>
          </w:rPr>
          <w:t>eta</w:t>
        </w:r>
      </w:ins>
      <w:ins w:id="140" w:author="刘利军" w:date="2022-01-12T11:52:20Z">
        <w:r>
          <w:rPr>
            <w:rFonts w:hint="default"/>
            <w:lang w:eastAsia="zh-Hans"/>
          </w:rPr>
          <w:t xml:space="preserve"> </w:t>
        </w:r>
      </w:ins>
      <w:ins w:id="141" w:author="刘利军" w:date="2022-01-12T11:52:22Z">
        <w:r>
          <w:rPr>
            <w:rFonts w:hint="default"/>
            <w:lang w:eastAsia="zh-Hans"/>
          </w:rPr>
          <w:t>htt</w:t>
        </w:r>
      </w:ins>
      <w:ins w:id="142" w:author="刘利军" w:date="2022-01-12T11:52:23Z">
        <w:r>
          <w:rPr>
            <w:rFonts w:hint="default"/>
            <w:lang w:eastAsia="zh-Hans"/>
          </w:rPr>
          <w:t>p-</w:t>
        </w:r>
      </w:ins>
      <w:ins w:id="143" w:author="刘利军" w:date="2022-01-12T11:52:25Z">
        <w:r>
          <w:rPr>
            <w:rFonts w:hint="default"/>
            <w:lang w:eastAsia="zh-Hans"/>
          </w:rPr>
          <w:t>equi</w:t>
        </w:r>
      </w:ins>
      <w:ins w:id="144" w:author="刘利军" w:date="2022-01-12T11:52:26Z">
        <w:r>
          <w:rPr>
            <w:rFonts w:hint="default"/>
            <w:lang w:eastAsia="zh-Hans"/>
          </w:rPr>
          <w:t>y</w:t>
        </w:r>
      </w:ins>
      <w:ins w:id="145" w:author="刘利军" w:date="2022-01-12T11:52:35Z">
        <w:r>
          <w:rPr>
            <w:rFonts w:hint="default"/>
            <w:lang w:eastAsia="zh-Hans"/>
          </w:rPr>
          <w:t>=”</w:t>
        </w:r>
      </w:ins>
      <w:ins w:id="146" w:author="刘利军" w:date="2022-01-12T11:52:36Z">
        <w:r>
          <w:rPr>
            <w:rFonts w:hint="default"/>
            <w:lang w:eastAsia="zh-Hans"/>
          </w:rPr>
          <w:t>X</w:t>
        </w:r>
      </w:ins>
      <w:ins w:id="147" w:author="刘利军" w:date="2022-01-12T11:52:38Z">
        <w:r>
          <w:rPr>
            <w:rFonts w:hint="default"/>
            <w:lang w:eastAsia="zh-Hans"/>
          </w:rPr>
          <w:t>-UA</w:t>
        </w:r>
      </w:ins>
      <w:ins w:id="148" w:author="刘利军" w:date="2022-01-12T11:52:40Z">
        <w:r>
          <w:rPr>
            <w:rFonts w:hint="default"/>
            <w:lang w:eastAsia="zh-Hans"/>
          </w:rPr>
          <w:t>-</w:t>
        </w:r>
      </w:ins>
      <w:ins w:id="149" w:author="刘利军" w:date="2022-01-12T11:52:41Z">
        <w:r>
          <w:rPr>
            <w:rFonts w:hint="default"/>
            <w:lang w:eastAsia="zh-Hans"/>
          </w:rPr>
          <w:t>Com</w:t>
        </w:r>
      </w:ins>
      <w:ins w:id="150" w:author="刘利军" w:date="2022-01-12T11:52:43Z">
        <w:r>
          <w:rPr>
            <w:rFonts w:hint="default"/>
            <w:lang w:eastAsia="zh-Hans"/>
          </w:rPr>
          <w:t>pati</w:t>
        </w:r>
      </w:ins>
      <w:ins w:id="151" w:author="刘利军" w:date="2022-01-12T11:52:44Z">
        <w:r>
          <w:rPr>
            <w:rFonts w:hint="default"/>
            <w:lang w:eastAsia="zh-Hans"/>
          </w:rPr>
          <w:t>ble</w:t>
        </w:r>
      </w:ins>
      <w:ins w:id="152" w:author="刘利军" w:date="2022-01-12T11:52:35Z">
        <w:r>
          <w:rPr>
            <w:rFonts w:hint="default"/>
            <w:lang w:eastAsia="zh-Hans"/>
          </w:rPr>
          <w:t>”</w:t>
        </w:r>
      </w:ins>
      <w:ins w:id="153" w:author="刘利军" w:date="2022-01-12T11:52:46Z">
        <w:r>
          <w:rPr>
            <w:rFonts w:hint="default"/>
            <w:lang w:eastAsia="zh-Hans"/>
          </w:rPr>
          <w:t xml:space="preserve"> </w:t>
        </w:r>
      </w:ins>
      <w:ins w:id="154" w:author="刘利军" w:date="2022-01-12T11:52:47Z">
        <w:r>
          <w:rPr>
            <w:rFonts w:hint="default"/>
            <w:lang w:eastAsia="zh-Hans"/>
          </w:rPr>
          <w:t>cont</w:t>
        </w:r>
      </w:ins>
      <w:ins w:id="155" w:author="刘利军" w:date="2022-01-12T11:52:48Z">
        <w:r>
          <w:rPr>
            <w:rFonts w:hint="default"/>
            <w:lang w:eastAsia="zh-Hans"/>
          </w:rPr>
          <w:t>ent</w:t>
        </w:r>
      </w:ins>
      <w:ins w:id="156" w:author="刘利军" w:date="2022-01-12T11:52:49Z">
        <w:r>
          <w:rPr>
            <w:rFonts w:hint="default"/>
            <w:lang w:eastAsia="zh-Hans"/>
          </w:rPr>
          <w:t>=</w:t>
        </w:r>
      </w:ins>
      <w:ins w:id="157" w:author="刘利军" w:date="2022-01-12T11:52:50Z">
        <w:r>
          <w:rPr>
            <w:rFonts w:hint="default"/>
            <w:lang w:eastAsia="zh-Hans"/>
          </w:rPr>
          <w:t>”</w:t>
        </w:r>
      </w:ins>
      <w:ins w:id="158" w:author="刘利军" w:date="2022-01-12T11:52:51Z">
        <w:r>
          <w:rPr>
            <w:rFonts w:hint="default"/>
            <w:lang w:eastAsia="zh-Hans"/>
          </w:rPr>
          <w:t>I</w:t>
        </w:r>
      </w:ins>
      <w:ins w:id="159" w:author="刘利军" w:date="2022-01-12T11:52:53Z">
        <w:r>
          <w:rPr>
            <w:rFonts w:hint="default"/>
            <w:lang w:eastAsia="zh-Hans"/>
          </w:rPr>
          <w:t>E</w:t>
        </w:r>
      </w:ins>
      <w:ins w:id="160" w:author="刘利军" w:date="2022-01-12T11:52:54Z">
        <w:r>
          <w:rPr>
            <w:rFonts w:hint="default"/>
            <w:lang w:eastAsia="zh-Hans"/>
          </w:rPr>
          <w:t>-</w:t>
        </w:r>
      </w:ins>
      <w:ins w:id="161" w:author="刘利军" w:date="2022-01-12T11:52:56Z">
        <w:r>
          <w:rPr>
            <w:rFonts w:hint="default"/>
            <w:lang w:eastAsia="zh-Hans"/>
          </w:rPr>
          <w:t>e</w:t>
        </w:r>
      </w:ins>
      <w:ins w:id="162" w:author="刘利军" w:date="2022-01-12T11:52:57Z">
        <w:r>
          <w:rPr>
            <w:rFonts w:hint="default"/>
            <w:lang w:eastAsia="zh-Hans"/>
          </w:rPr>
          <w:t>dge</w:t>
        </w:r>
      </w:ins>
      <w:ins w:id="163" w:author="刘利军" w:date="2022-01-12T11:52:59Z">
        <w:r>
          <w:rPr>
            <w:rFonts w:hint="default"/>
            <w:lang w:eastAsia="zh-Hans"/>
          </w:rPr>
          <w:t>,ch</w:t>
        </w:r>
      </w:ins>
      <w:ins w:id="164" w:author="刘利军" w:date="2022-01-12T11:53:02Z">
        <w:r>
          <w:rPr>
            <w:rFonts w:hint="default"/>
            <w:lang w:eastAsia="zh-Hans"/>
          </w:rPr>
          <w:t>rome</w:t>
        </w:r>
      </w:ins>
      <w:ins w:id="165" w:author="刘利军" w:date="2022-01-12T11:53:03Z">
        <w:r>
          <w:rPr>
            <w:rFonts w:hint="default"/>
            <w:lang w:eastAsia="zh-Hans"/>
          </w:rPr>
          <w:t>=1</w:t>
        </w:r>
      </w:ins>
      <w:ins w:id="166" w:author="刘利军" w:date="2022-01-12T11:52:50Z">
        <w:r>
          <w:rPr>
            <w:rFonts w:hint="default"/>
            <w:lang w:eastAsia="zh-Hans"/>
          </w:rPr>
          <w:t>”</w:t>
        </w:r>
      </w:ins>
      <w:ins w:id="167" w:author="刘利军" w:date="2022-01-12T11:53:06Z">
        <w:r>
          <w:rPr>
            <w:rFonts w:hint="default"/>
            <w:lang w:eastAsia="zh-Hans"/>
          </w:rPr>
          <w:t xml:space="preserve"> </w:t>
        </w:r>
      </w:ins>
      <w:ins w:id="168" w:author="刘利军" w:date="2022-01-12T11:52:19Z">
        <w:r>
          <w:rPr>
            <w:rFonts w:hint="default"/>
            <w:lang w:eastAsia="zh-Hans"/>
          </w:rPr>
          <w:t>/</w:t>
        </w:r>
      </w:ins>
      <w:ins w:id="169" w:author="刘利军" w:date="2022-01-12T11:52:09Z">
        <w:r>
          <w:rPr>
            <w:rFonts w:hint="default"/>
            <w:lang w:eastAsia="zh-Hans"/>
          </w:rPr>
          <w:t>&gt;</w:t>
        </w:r>
      </w:ins>
    </w:p>
    <w:p>
      <w:pPr>
        <w:pStyle w:val="33"/>
        <w:numPr>
          <w:ilvl w:val="0"/>
          <w:numId w:val="3"/>
          <w:ins w:id="171" w:author="刘利军" w:date="2022-01-12T11:53:56Z"/>
        </w:numPr>
        <w:ind w:left="851" w:firstLine="420" w:firstLineChars="0"/>
        <w:rPr>
          <w:ins w:id="172" w:author="刘利军" w:date="2022-01-12T11:53:59Z"/>
          <w:rFonts w:hint="eastAsia"/>
          <w:lang w:val="en-US" w:eastAsia="zh-Hans"/>
        </w:rPr>
        <w:pPrChange w:id="170" w:author="刘利军" w:date="2022-01-12T11:53:56Z">
          <w:pPr>
            <w:pStyle w:val="33"/>
            <w:numPr>
              <w:ilvl w:val="1"/>
              <w:numId w:val="2"/>
            </w:numPr>
            <w:ind w:firstLineChars="0"/>
          </w:pPr>
        </w:pPrChange>
      </w:pPr>
      <w:ins w:id="173" w:author="刘利军" w:date="2022-01-12T11:53:50Z">
        <w:r>
          <w:rPr>
            <w:rFonts w:hint="default"/>
            <w:lang w:eastAsia="zh-Hans"/>
          </w:rPr>
          <w:t>HT</w:t>
        </w:r>
      </w:ins>
      <w:ins w:id="174" w:author="刘利军" w:date="2022-01-12T11:53:51Z">
        <w:r>
          <w:rPr>
            <w:rFonts w:hint="default"/>
            <w:lang w:eastAsia="zh-Hans"/>
          </w:rPr>
          <w:t>ML</w:t>
        </w:r>
      </w:ins>
      <w:ins w:id="175" w:author="刘利军" w:date="2022-01-12T11:53:54Z">
        <w:r>
          <w:rPr>
            <w:rFonts w:hint="eastAsia"/>
            <w:lang w:val="en-US" w:eastAsia="zh-Hans"/>
          </w:rPr>
          <w:t>文本</w:t>
        </w:r>
      </w:ins>
      <w:ins w:id="176" w:author="刘利军" w:date="2022-01-12T11:53:56Z">
        <w:r>
          <w:rPr>
            <w:rFonts w:hint="eastAsia"/>
            <w:lang w:val="en-US" w:eastAsia="zh-Hans"/>
          </w:rPr>
          <w:t>内容</w:t>
        </w:r>
      </w:ins>
    </w:p>
    <w:p>
      <w:pPr>
        <w:pStyle w:val="33"/>
        <w:numPr>
          <w:ilvl w:val="-1"/>
          <w:numId w:val="0"/>
        </w:numPr>
        <w:ind w:left="840" w:firstLine="420" w:firstLineChars="0"/>
        <w:rPr>
          <w:ins w:id="178" w:author="刘利军" w:date="2022-01-12T11:53:56Z"/>
          <w:rFonts w:hint="eastAsia"/>
          <w:lang w:eastAsia="zh-Hans"/>
        </w:rPr>
        <w:pPrChange w:id="177" w:author="刘利军" w:date="2022-01-12T11:54:03Z">
          <w:pPr>
            <w:pStyle w:val="33"/>
            <w:numPr>
              <w:ilvl w:val="1"/>
              <w:numId w:val="2"/>
            </w:numPr>
            <w:ind w:firstLineChars="0"/>
          </w:pPr>
        </w:pPrChange>
      </w:pPr>
      <w:ins w:id="179" w:author="刘利军" w:date="2022-01-12T11:54:09Z">
        <w:r>
          <w:rPr>
            <w:rFonts w:hint="default"/>
            <w:lang w:eastAsia="zh-Hans"/>
          </w:rPr>
          <w:t>&lt;h</w:t>
        </w:r>
      </w:ins>
      <w:ins w:id="180" w:author="刘利军" w:date="2022-01-12T11:54:10Z">
        <w:r>
          <w:rPr>
            <w:rFonts w:hint="default"/>
            <w:lang w:eastAsia="zh-Hans"/>
          </w:rPr>
          <w:t>1&gt;</w:t>
        </w:r>
      </w:ins>
      <w:ins w:id="181" w:author="刘利军" w:date="2022-01-12T11:54:14Z">
        <w:r>
          <w:rPr>
            <w:rFonts w:hint="default"/>
            <w:lang w:eastAsia="zh-Hans"/>
          </w:rPr>
          <w:t xml:space="preserve">I </w:t>
        </w:r>
      </w:ins>
      <w:ins w:id="182" w:author="刘利军" w:date="2022-01-12T11:54:15Z">
        <w:r>
          <w:rPr>
            <w:rFonts w:hint="default"/>
            <w:lang w:eastAsia="zh-Hans"/>
          </w:rPr>
          <w:t>AM</w:t>
        </w:r>
      </w:ins>
      <w:ins w:id="183" w:author="刘利军" w:date="2022-01-12T11:54:16Z">
        <w:r>
          <w:rPr>
            <w:rFonts w:hint="default"/>
            <w:lang w:eastAsia="zh-Hans"/>
          </w:rPr>
          <w:t xml:space="preserve"> WHAT</w:t>
        </w:r>
      </w:ins>
      <w:ins w:id="184" w:author="刘利军" w:date="2022-01-12T11:54:17Z">
        <w:r>
          <w:rPr>
            <w:rFonts w:hint="default"/>
            <w:lang w:eastAsia="zh-Hans"/>
          </w:rPr>
          <w:t xml:space="preserve"> I</w:t>
        </w:r>
      </w:ins>
      <w:ins w:id="185" w:author="刘利军" w:date="2022-01-12T11:54:18Z">
        <w:r>
          <w:rPr>
            <w:rFonts w:hint="default"/>
            <w:lang w:eastAsia="zh-Hans"/>
          </w:rPr>
          <w:t xml:space="preserve"> A</w:t>
        </w:r>
      </w:ins>
      <w:ins w:id="186" w:author="刘利军" w:date="2022-01-12T11:54:19Z">
        <w:r>
          <w:rPr>
            <w:rFonts w:hint="default"/>
            <w:lang w:eastAsia="zh-Hans"/>
          </w:rPr>
          <w:t>M</w:t>
        </w:r>
      </w:ins>
      <w:ins w:id="187" w:author="刘利军" w:date="2022-01-12T11:54:10Z">
        <w:r>
          <w:rPr>
            <w:rFonts w:hint="default"/>
            <w:lang w:eastAsia="zh-Hans"/>
          </w:rPr>
          <w:t>&lt;</w:t>
        </w:r>
      </w:ins>
      <w:ins w:id="188" w:author="刘利军" w:date="2022-01-12T11:54:11Z">
        <w:r>
          <w:rPr>
            <w:rFonts w:hint="default"/>
            <w:lang w:eastAsia="zh-Hans"/>
          </w:rPr>
          <w:t>/</w:t>
        </w:r>
      </w:ins>
      <w:ins w:id="189" w:author="刘利军" w:date="2022-01-12T11:54:12Z">
        <w:r>
          <w:rPr>
            <w:rFonts w:hint="default"/>
            <w:lang w:eastAsia="zh-Hans"/>
          </w:rPr>
          <w:t>h1</w:t>
        </w:r>
      </w:ins>
      <w:ins w:id="190" w:author="刘利军" w:date="2022-01-12T11:54:11Z">
        <w:r>
          <w:rPr>
            <w:rFonts w:hint="default"/>
            <w:lang w:eastAsia="zh-Hans"/>
          </w:rPr>
          <w:t>&gt;</w:t>
        </w:r>
      </w:ins>
    </w:p>
    <w:p>
      <w:pPr>
        <w:pStyle w:val="33"/>
        <w:numPr>
          <w:ilvl w:val="0"/>
          <w:numId w:val="3"/>
          <w:ins w:id="192" w:author="刘利军" w:date="2022-01-12T11:53:56Z"/>
        </w:numPr>
        <w:ind w:left="851" w:firstLine="420" w:firstLineChars="0"/>
        <w:rPr>
          <w:ins w:id="193" w:author="刘利军" w:date="2022-01-12T11:54:37Z"/>
          <w:rFonts w:hint="default"/>
          <w:lang w:eastAsia="zh-Hans"/>
        </w:rPr>
        <w:pPrChange w:id="191" w:author="刘利军" w:date="2022-01-12T11:53:56Z">
          <w:pPr>
            <w:pStyle w:val="33"/>
            <w:numPr>
              <w:ilvl w:val="1"/>
              <w:numId w:val="2"/>
            </w:numPr>
            <w:ind w:firstLineChars="0"/>
          </w:pPr>
        </w:pPrChange>
      </w:pPr>
      <w:ins w:id="194" w:author="刘利军" w:date="2022-01-12T11:54:26Z">
        <w:r>
          <w:rPr>
            <w:rFonts w:hint="default"/>
            <w:lang w:eastAsia="zh-Hans"/>
          </w:rPr>
          <w:t>J</w:t>
        </w:r>
      </w:ins>
      <w:ins w:id="195" w:author="刘利军" w:date="2022-01-12T11:54:27Z">
        <w:r>
          <w:rPr>
            <w:rFonts w:hint="eastAsia"/>
            <w:lang w:val="en-US" w:eastAsia="zh-Hans"/>
          </w:rPr>
          <w:t>ava</w:t>
        </w:r>
      </w:ins>
      <w:ins w:id="196" w:author="刘利军" w:date="2022-01-12T11:54:28Z">
        <w:r>
          <w:rPr>
            <w:rFonts w:hint="default"/>
            <w:lang w:eastAsia="zh-Hans"/>
          </w:rPr>
          <w:t>Script</w:t>
        </w:r>
      </w:ins>
      <w:ins w:id="197" w:author="刘利军" w:date="2022-01-12T11:54:30Z">
        <w:r>
          <w:rPr>
            <w:rFonts w:hint="default"/>
            <w:lang w:eastAsia="zh-Hans"/>
          </w:rPr>
          <w:t xml:space="preserve"> </w:t>
        </w:r>
      </w:ins>
      <w:ins w:id="198" w:author="刘利军" w:date="2022-01-12T11:54:31Z">
        <w:r>
          <w:rPr>
            <w:rFonts w:hint="eastAsia"/>
            <w:lang w:val="en-US" w:eastAsia="zh-Hans"/>
          </w:rPr>
          <w:t>内容</w:t>
        </w:r>
      </w:ins>
    </w:p>
    <w:p>
      <w:pPr>
        <w:pStyle w:val="33"/>
        <w:numPr>
          <w:ilvl w:val="-1"/>
          <w:numId w:val="0"/>
        </w:numPr>
        <w:ind w:left="840" w:firstLine="420" w:firstLineChars="0"/>
        <w:rPr>
          <w:ins w:id="200" w:author="刘利军" w:date="2022-01-12T11:55:38Z"/>
          <w:rFonts w:hint="default"/>
          <w:lang w:eastAsia="zh-Hans"/>
        </w:rPr>
        <w:pPrChange w:id="199" w:author="刘利军" w:date="2022-01-12T11:54:39Z">
          <w:pPr>
            <w:pStyle w:val="33"/>
            <w:numPr>
              <w:ilvl w:val="1"/>
              <w:numId w:val="2"/>
            </w:numPr>
            <w:ind w:firstLineChars="0"/>
          </w:pPr>
        </w:pPrChange>
      </w:pPr>
      <w:ins w:id="201" w:author="刘利军" w:date="2022-01-12T11:54:43Z">
        <w:r>
          <w:rPr>
            <w:rFonts w:hint="default"/>
            <w:lang w:eastAsia="zh-Hans"/>
          </w:rPr>
          <w:t>&lt;</w:t>
        </w:r>
      </w:ins>
      <w:ins w:id="202" w:author="刘利军" w:date="2022-01-12T11:54:44Z">
        <w:r>
          <w:rPr>
            <w:rFonts w:hint="default"/>
            <w:lang w:eastAsia="zh-Hans"/>
          </w:rPr>
          <w:t>script</w:t>
        </w:r>
      </w:ins>
      <w:ins w:id="203" w:author="刘利军" w:date="2022-01-12T11:54:51Z">
        <w:r>
          <w:rPr>
            <w:rFonts w:hint="default"/>
            <w:lang w:eastAsia="zh-Hans"/>
          </w:rPr>
          <w:t xml:space="preserve"> typ</w:t>
        </w:r>
      </w:ins>
      <w:ins w:id="204" w:author="刘利军" w:date="2022-01-12T11:54:52Z">
        <w:r>
          <w:rPr>
            <w:rFonts w:hint="default"/>
            <w:lang w:eastAsia="zh-Hans"/>
          </w:rPr>
          <w:t>e=”</w:t>
        </w:r>
      </w:ins>
      <w:ins w:id="205" w:author="刘利军" w:date="2022-01-12T11:54:54Z">
        <w:r>
          <w:rPr>
            <w:rFonts w:hint="default"/>
            <w:lang w:eastAsia="zh-Hans"/>
          </w:rPr>
          <w:t>text/</w:t>
        </w:r>
      </w:ins>
      <w:ins w:id="206" w:author="刘利军" w:date="2022-01-12T11:54:56Z">
        <w:r>
          <w:rPr>
            <w:rFonts w:hint="default"/>
            <w:lang w:eastAsia="zh-Hans"/>
          </w:rPr>
          <w:t>j</w:t>
        </w:r>
      </w:ins>
      <w:ins w:id="207" w:author="刘利军" w:date="2022-01-12T11:54:57Z">
        <w:r>
          <w:rPr>
            <w:rFonts w:hint="default"/>
            <w:lang w:eastAsia="zh-Hans"/>
          </w:rPr>
          <w:t>a</w:t>
        </w:r>
      </w:ins>
      <w:ins w:id="208" w:author="刘利军" w:date="2022-01-12T11:54:58Z">
        <w:r>
          <w:rPr>
            <w:rFonts w:hint="default"/>
            <w:lang w:eastAsia="zh-Hans"/>
          </w:rPr>
          <w:t>vascr</w:t>
        </w:r>
      </w:ins>
      <w:ins w:id="209" w:author="刘利军" w:date="2022-01-12T11:54:59Z">
        <w:r>
          <w:rPr>
            <w:rFonts w:hint="default"/>
            <w:lang w:eastAsia="zh-Hans"/>
          </w:rPr>
          <w:t>ipt</w:t>
        </w:r>
      </w:ins>
      <w:ins w:id="210" w:author="刘利军" w:date="2022-01-12T11:54:52Z">
        <w:r>
          <w:rPr>
            <w:rFonts w:hint="default"/>
            <w:lang w:eastAsia="zh-Hans"/>
          </w:rPr>
          <w:t>”</w:t>
        </w:r>
      </w:ins>
      <w:ins w:id="211" w:author="刘利军" w:date="2022-01-12T11:54:45Z">
        <w:r>
          <w:rPr>
            <w:rFonts w:hint="default"/>
            <w:lang w:eastAsia="zh-Hans"/>
          </w:rPr>
          <w:t>&gt;</w:t>
        </w:r>
      </w:ins>
      <w:ins w:id="212" w:author="刘利军" w:date="2022-01-12T11:55:06Z">
        <w:r>
          <w:rPr>
            <w:rFonts w:hint="default"/>
            <w:lang w:eastAsia="zh-Hans"/>
          </w:rPr>
          <w:t xml:space="preserve"> </w:t>
        </w:r>
      </w:ins>
    </w:p>
    <w:p>
      <w:pPr>
        <w:pStyle w:val="33"/>
        <w:numPr>
          <w:ilvl w:val="-1"/>
          <w:numId w:val="0"/>
        </w:numPr>
        <w:ind w:left="1260" w:firstLine="420" w:firstLineChars="0"/>
        <w:rPr>
          <w:ins w:id="214" w:author="刘利军" w:date="2022-01-12T11:55:40Z"/>
          <w:rFonts w:hint="default"/>
          <w:lang w:eastAsia="zh-Hans"/>
        </w:rPr>
        <w:pPrChange w:id="213" w:author="刘利军" w:date="2022-01-12T11:55:47Z">
          <w:pPr>
            <w:pStyle w:val="33"/>
            <w:numPr>
              <w:ilvl w:val="1"/>
              <w:numId w:val="2"/>
            </w:numPr>
            <w:ind w:firstLineChars="0"/>
          </w:pPr>
        </w:pPrChange>
      </w:pPr>
      <w:ins w:id="215" w:author="刘利军" w:date="2022-01-12T11:55:22Z">
        <w:r>
          <w:rPr>
            <w:rFonts w:hint="default"/>
            <w:lang w:eastAsia="zh-Hans"/>
          </w:rPr>
          <w:t>let</w:t>
        </w:r>
      </w:ins>
      <w:ins w:id="216" w:author="刘利军" w:date="2022-01-12T11:55:10Z">
        <w:r>
          <w:rPr>
            <w:rFonts w:hint="default"/>
            <w:lang w:eastAsia="zh-Hans"/>
          </w:rPr>
          <w:t xml:space="preserve"> </w:t>
        </w:r>
      </w:ins>
      <w:ins w:id="217" w:author="刘利军" w:date="2022-01-12T11:55:12Z">
        <w:r>
          <w:rPr>
            <w:rFonts w:hint="default"/>
            <w:lang w:eastAsia="zh-Hans"/>
          </w:rPr>
          <w:t>demoN</w:t>
        </w:r>
      </w:ins>
      <w:ins w:id="218" w:author="刘利军" w:date="2022-01-12T11:55:16Z">
        <w:r>
          <w:rPr>
            <w:rFonts w:hint="default"/>
            <w:lang w:eastAsia="zh-Hans"/>
          </w:rPr>
          <w:t>a</w:t>
        </w:r>
      </w:ins>
      <w:ins w:id="219" w:author="刘利军" w:date="2022-01-12T11:55:18Z">
        <w:r>
          <w:rPr>
            <w:rFonts w:hint="default"/>
            <w:lang w:eastAsia="zh-Hans"/>
          </w:rPr>
          <w:t>m</w:t>
        </w:r>
      </w:ins>
      <w:ins w:id="220" w:author="刘利军" w:date="2022-01-12T11:55:13Z">
        <w:r>
          <w:rPr>
            <w:rFonts w:hint="default"/>
            <w:lang w:eastAsia="zh-Hans"/>
          </w:rPr>
          <w:t>e</w:t>
        </w:r>
      </w:ins>
      <w:ins w:id="221" w:author="刘利军" w:date="2022-01-12T11:55:25Z">
        <w:r>
          <w:rPr>
            <w:rFonts w:hint="default"/>
            <w:lang w:eastAsia="zh-Hans"/>
          </w:rPr>
          <w:t>=</w:t>
        </w:r>
      </w:ins>
      <w:ins w:id="222" w:author="刘利军" w:date="2022-01-12T11:55:26Z">
        <w:r>
          <w:rPr>
            <w:rFonts w:hint="default"/>
            <w:lang w:eastAsia="zh-Hans"/>
          </w:rPr>
          <w:t>”</w:t>
        </w:r>
      </w:ins>
      <w:ins w:id="223" w:author="刘利军" w:date="2022-01-12T11:55:28Z">
        <w:r>
          <w:rPr>
            <w:rFonts w:hint="default"/>
            <w:lang w:eastAsia="zh-Hans"/>
          </w:rPr>
          <w:t>demo</w:t>
        </w:r>
      </w:ins>
      <w:ins w:id="224" w:author="刘利军" w:date="2022-01-12T11:55:29Z">
        <w:r>
          <w:rPr>
            <w:rFonts w:hint="default"/>
            <w:lang w:eastAsia="zh-Hans"/>
          </w:rPr>
          <w:t>Name</w:t>
        </w:r>
      </w:ins>
      <w:ins w:id="225" w:author="刘利军" w:date="2022-01-12T11:55:26Z">
        <w:r>
          <w:rPr>
            <w:rFonts w:hint="default"/>
            <w:lang w:eastAsia="zh-Hans"/>
          </w:rPr>
          <w:t>”</w:t>
        </w:r>
      </w:ins>
      <w:ins w:id="226" w:author="刘利军" w:date="2022-01-12T11:55:35Z">
        <w:r>
          <w:rPr>
            <w:rFonts w:hint="default"/>
            <w:lang w:eastAsia="zh-Hans"/>
          </w:rPr>
          <w:t>;</w:t>
        </w:r>
      </w:ins>
    </w:p>
    <w:p>
      <w:pPr>
        <w:pStyle w:val="33"/>
        <w:numPr>
          <w:ilvl w:val="-1"/>
          <w:numId w:val="0"/>
        </w:numPr>
        <w:ind w:left="840" w:firstLine="420" w:firstLineChars="0"/>
        <w:rPr>
          <w:ins w:id="228" w:author="刘利军" w:date="2022-01-12T11:54:36Z"/>
          <w:rFonts w:hint="default"/>
          <w:lang w:eastAsia="zh-Hans"/>
        </w:rPr>
        <w:pPrChange w:id="227" w:author="刘利军" w:date="2022-01-12T11:54:39Z">
          <w:pPr>
            <w:pStyle w:val="33"/>
            <w:numPr>
              <w:ilvl w:val="1"/>
              <w:numId w:val="2"/>
            </w:numPr>
            <w:ind w:firstLineChars="0"/>
          </w:pPr>
        </w:pPrChange>
      </w:pPr>
      <w:ins w:id="229" w:author="刘利军" w:date="2022-01-12T11:54:45Z">
        <w:r>
          <w:rPr>
            <w:rFonts w:hint="default"/>
            <w:lang w:eastAsia="zh-Hans"/>
          </w:rPr>
          <w:t>&lt;</w:t>
        </w:r>
      </w:ins>
      <w:ins w:id="230" w:author="刘利军" w:date="2022-01-12T11:54:46Z">
        <w:r>
          <w:rPr>
            <w:rFonts w:hint="default"/>
            <w:lang w:eastAsia="zh-Hans"/>
          </w:rPr>
          <w:t>/s</w:t>
        </w:r>
      </w:ins>
      <w:ins w:id="231" w:author="刘利军" w:date="2022-01-12T11:54:47Z">
        <w:r>
          <w:rPr>
            <w:rFonts w:hint="default"/>
            <w:lang w:eastAsia="zh-Hans"/>
          </w:rPr>
          <w:t>cript</w:t>
        </w:r>
      </w:ins>
      <w:ins w:id="232" w:author="刘利军" w:date="2022-01-12T11:54:45Z">
        <w:r>
          <w:rPr>
            <w:rFonts w:hint="default"/>
            <w:lang w:eastAsia="zh-Hans"/>
          </w:rPr>
          <w:t>&gt;</w:t>
        </w:r>
      </w:ins>
    </w:p>
    <w:p>
      <w:pPr>
        <w:pStyle w:val="33"/>
        <w:numPr>
          <w:ilvl w:val="0"/>
          <w:numId w:val="3"/>
          <w:ins w:id="234" w:author="刘利军" w:date="2022-01-12T11:53:56Z"/>
        </w:numPr>
        <w:ind w:left="851" w:firstLine="420" w:firstLineChars="0"/>
        <w:rPr>
          <w:ins w:id="235" w:author="刘利军" w:date="2022-01-12T11:55:55Z"/>
          <w:rFonts w:hint="default"/>
          <w:lang w:eastAsia="zh-Hans"/>
        </w:rPr>
        <w:pPrChange w:id="233" w:author="刘利军" w:date="2022-01-12T11:53:56Z">
          <w:pPr>
            <w:pStyle w:val="33"/>
            <w:numPr>
              <w:ilvl w:val="1"/>
              <w:numId w:val="2"/>
            </w:numPr>
            <w:ind w:firstLineChars="0"/>
          </w:pPr>
        </w:pPrChange>
      </w:pPr>
      <w:ins w:id="236" w:author="刘利军" w:date="2022-01-12T11:55:50Z">
        <w:r>
          <w:rPr>
            <w:rFonts w:hint="default"/>
            <w:lang w:eastAsia="zh-Hans"/>
          </w:rPr>
          <w:t>CDA</w:t>
        </w:r>
      </w:ins>
      <w:ins w:id="237" w:author="刘利军" w:date="2022-01-12T11:55:51Z">
        <w:r>
          <w:rPr>
            <w:rFonts w:hint="default"/>
            <w:lang w:eastAsia="zh-Hans"/>
          </w:rPr>
          <w:t>TA</w:t>
        </w:r>
      </w:ins>
      <w:ins w:id="238" w:author="刘利军" w:date="2022-01-12T11:55:54Z">
        <w:r>
          <w:rPr>
            <w:rFonts w:hint="default"/>
            <w:lang w:eastAsia="zh-Hans"/>
          </w:rPr>
          <w:t xml:space="preserve"> </w:t>
        </w:r>
      </w:ins>
      <w:ins w:id="239" w:author="刘利军" w:date="2022-01-12T11:55:55Z">
        <w:r>
          <w:rPr>
            <w:rFonts w:hint="eastAsia"/>
            <w:lang w:val="en-US" w:eastAsia="zh-Hans"/>
          </w:rPr>
          <w:t>内容</w:t>
        </w:r>
      </w:ins>
    </w:p>
    <w:p>
      <w:pPr>
        <w:pStyle w:val="33"/>
        <w:numPr>
          <w:ilvl w:val="-1"/>
          <w:numId w:val="0"/>
        </w:numPr>
        <w:ind w:left="1271" w:firstLine="0" w:firstLineChars="0"/>
        <w:rPr>
          <w:ins w:id="241" w:author="刘利军" w:date="2022-01-12T11:56:11Z"/>
          <w:rFonts w:hint="default"/>
          <w:lang w:eastAsia="zh-Hans"/>
        </w:rPr>
        <w:pPrChange w:id="240" w:author="刘利军" w:date="2022-01-12T11:55:58Z">
          <w:pPr>
            <w:pStyle w:val="33"/>
            <w:numPr>
              <w:ilvl w:val="1"/>
              <w:numId w:val="2"/>
            </w:numPr>
            <w:ind w:firstLineChars="0"/>
          </w:pPr>
        </w:pPrChange>
      </w:pPr>
      <w:ins w:id="242" w:author="刘利军" w:date="2022-01-12T11:56:05Z">
        <w:r>
          <w:rPr>
            <w:rFonts w:hint="default"/>
            <w:lang w:eastAsia="zh-Hans"/>
          </w:rPr>
          <w:t>&lt;s</w:t>
        </w:r>
      </w:ins>
      <w:ins w:id="243" w:author="刘利军" w:date="2022-01-12T11:56:06Z">
        <w:r>
          <w:rPr>
            <w:rFonts w:hint="default"/>
            <w:lang w:eastAsia="zh-Hans"/>
          </w:rPr>
          <w:t>cript</w:t>
        </w:r>
      </w:ins>
      <w:ins w:id="244" w:author="刘利军" w:date="2022-01-12T11:56:07Z">
        <w:r>
          <w:rPr>
            <w:rFonts w:hint="default"/>
            <w:lang w:eastAsia="zh-Hans"/>
          </w:rPr>
          <w:t>&gt;</w:t>
        </w:r>
      </w:ins>
    </w:p>
    <w:p>
      <w:pPr>
        <w:pStyle w:val="33"/>
        <w:numPr>
          <w:ilvl w:val="-1"/>
          <w:numId w:val="0"/>
        </w:numPr>
        <w:ind w:left="1271" w:firstLine="420" w:firstLineChars="0"/>
        <w:rPr>
          <w:ins w:id="246" w:author="刘利军" w:date="2022-01-12T11:56:12Z"/>
          <w:rFonts w:hint="default"/>
          <w:lang w:eastAsia="zh-Hans"/>
        </w:rPr>
        <w:pPrChange w:id="245" w:author="刘利军" w:date="2022-01-12T11:56:12Z">
          <w:pPr>
            <w:pStyle w:val="33"/>
            <w:numPr>
              <w:ilvl w:val="1"/>
              <w:numId w:val="2"/>
            </w:numPr>
            <w:ind w:firstLineChars="0"/>
          </w:pPr>
        </w:pPrChange>
      </w:pPr>
      <w:ins w:id="247" w:author="刘利军" w:date="2022-01-12T11:56:16Z">
        <w:r>
          <w:rPr>
            <w:rFonts w:hint="default"/>
            <w:lang w:eastAsia="zh-Hans"/>
          </w:rPr>
          <w:t>&lt;!</w:t>
        </w:r>
      </w:ins>
      <w:ins w:id="248" w:author="刘利军" w:date="2022-01-12T11:56:18Z">
        <w:r>
          <w:rPr>
            <w:rFonts w:hint="default"/>
            <w:lang w:eastAsia="zh-Hans"/>
          </w:rPr>
          <w:t>CDA</w:t>
        </w:r>
      </w:ins>
      <w:ins w:id="249" w:author="刘利军" w:date="2022-01-12T11:56:19Z">
        <w:r>
          <w:rPr>
            <w:rFonts w:hint="default"/>
            <w:lang w:eastAsia="zh-Hans"/>
          </w:rPr>
          <w:t>TA</w:t>
        </w:r>
      </w:ins>
      <w:ins w:id="250" w:author="刘利军" w:date="2022-01-12T11:56:24Z">
        <w:r>
          <w:rPr>
            <w:rFonts w:hint="default"/>
            <w:lang w:eastAsia="zh-Hans"/>
          </w:rPr>
          <w:t>[</w:t>
        </w:r>
      </w:ins>
      <w:ins w:id="251" w:author="刘利军" w:date="2022-01-12T11:56:26Z">
        <w:r>
          <w:rPr>
            <w:rFonts w:hint="default"/>
            <w:lang w:eastAsia="zh-Hans"/>
          </w:rPr>
          <w:t>...]]</w:t>
        </w:r>
      </w:ins>
    </w:p>
    <w:p>
      <w:pPr>
        <w:pStyle w:val="33"/>
        <w:numPr>
          <w:ilvl w:val="-1"/>
          <w:numId w:val="0"/>
        </w:numPr>
        <w:ind w:left="1271" w:firstLine="0" w:firstLineChars="0"/>
        <w:rPr>
          <w:ins w:id="253" w:author="刘利军" w:date="2022-01-12T11:54:32Z"/>
          <w:rFonts w:hint="default"/>
          <w:lang w:eastAsia="zh-Hans"/>
        </w:rPr>
        <w:pPrChange w:id="252" w:author="刘利军" w:date="2022-01-12T11:55:58Z">
          <w:pPr>
            <w:pStyle w:val="33"/>
            <w:numPr>
              <w:ilvl w:val="1"/>
              <w:numId w:val="2"/>
            </w:numPr>
            <w:ind w:firstLineChars="0"/>
          </w:pPr>
        </w:pPrChange>
      </w:pPr>
      <w:ins w:id="254" w:author="刘利军" w:date="2022-01-12T11:56:07Z">
        <w:r>
          <w:rPr>
            <w:rFonts w:hint="default"/>
            <w:lang w:eastAsia="zh-Hans"/>
          </w:rPr>
          <w:t>&lt;</w:t>
        </w:r>
      </w:ins>
      <w:ins w:id="255" w:author="刘利军" w:date="2022-01-12T11:56:10Z">
        <w:r>
          <w:rPr>
            <w:rFonts w:hint="default"/>
            <w:lang w:eastAsia="zh-Hans"/>
          </w:rPr>
          <w:t>/</w:t>
        </w:r>
      </w:ins>
      <w:ins w:id="256" w:author="刘利军" w:date="2022-01-12T11:56:08Z">
        <w:r>
          <w:rPr>
            <w:rFonts w:hint="default"/>
            <w:lang w:eastAsia="zh-Hans"/>
          </w:rPr>
          <w:t>scri</w:t>
        </w:r>
      </w:ins>
      <w:ins w:id="257" w:author="刘利军" w:date="2022-01-12T11:56:09Z">
        <w:r>
          <w:rPr>
            <w:rFonts w:hint="default"/>
            <w:lang w:eastAsia="zh-Hans"/>
          </w:rPr>
          <w:t>pt</w:t>
        </w:r>
      </w:ins>
      <w:ins w:id="258" w:author="刘利军" w:date="2022-01-12T11:56:07Z">
        <w:r>
          <w:rPr>
            <w:rFonts w:hint="default"/>
            <w:lang w:eastAsia="zh-Hans"/>
          </w:rPr>
          <w:t>&gt;</w:t>
        </w:r>
      </w:ins>
    </w:p>
    <w:p>
      <w:pPr>
        <w:pStyle w:val="33"/>
        <w:numPr>
          <w:ilvl w:val="-1"/>
          <w:numId w:val="0"/>
        </w:numPr>
        <w:ind w:left="0" w:firstLine="0" w:firstLineChars="0"/>
        <w:rPr>
          <w:ins w:id="260" w:author="刘利军" w:date="2022-01-12T11:53:07Z"/>
          <w:rFonts w:hint="default"/>
          <w:lang w:eastAsia="zh-Hans"/>
        </w:rPr>
        <w:pPrChange w:id="259" w:author="刘利军" w:date="2022-01-12T11:54:34Z">
          <w:pPr>
            <w:pStyle w:val="33"/>
            <w:numPr>
              <w:ilvl w:val="1"/>
              <w:numId w:val="2"/>
            </w:numPr>
            <w:ind w:firstLineChars="0"/>
          </w:pPr>
        </w:pPrChange>
      </w:pPr>
    </w:p>
    <w:p>
      <w:pPr>
        <w:pStyle w:val="33"/>
        <w:numPr>
          <w:ilvl w:val="-1"/>
          <w:numId w:val="0"/>
        </w:numPr>
        <w:ind w:left="0" w:firstLine="420" w:firstLineChars="0"/>
        <w:rPr>
          <w:rFonts w:hint="eastAsia"/>
          <w:lang w:eastAsia="zh-Hans"/>
        </w:rPr>
        <w:pPrChange w:id="261" w:author="刘利军" w:date="2022-01-12T11:53:10Z">
          <w:pPr>
            <w:pStyle w:val="33"/>
            <w:numPr>
              <w:ilvl w:val="1"/>
              <w:numId w:val="2"/>
            </w:numPr>
            <w:ind w:firstLineChars="0"/>
          </w:pPr>
        </w:pPrChange>
      </w:pPr>
    </w:p>
    <w:p>
      <w:pPr>
        <w:pStyle w:val="33"/>
        <w:numPr>
          <w:ilvl w:val="0"/>
          <w:numId w:val="2"/>
        </w:numPr>
        <w:ind w:firstLineChars="0"/>
      </w:pPr>
      <w:r>
        <w:rPr>
          <w:rFonts w:hint="eastAsia"/>
        </w:rPr>
        <w:t>类型属性</w:t>
      </w:r>
    </w:p>
    <w:p>
      <w:pPr>
        <w:pStyle w:val="33"/>
        <w:numPr>
          <w:ilvl w:val="1"/>
          <w:numId w:val="2"/>
        </w:numPr>
        <w:ind w:firstLineChars="0"/>
        <w:rPr>
          <w:ins w:id="262" w:author="刘利军" w:date="2022-01-12T11:57:10Z"/>
        </w:rPr>
      </w:pPr>
      <w:r>
        <w:rPr>
          <w:rFonts w:hint="eastAsia"/>
          <w:lang w:eastAsia="zh-Hans"/>
        </w:rPr>
        <w:t>不需要为</w:t>
      </w:r>
      <w:r>
        <w:rPr>
          <w:lang w:eastAsia="zh-Hans"/>
        </w:rPr>
        <w:t>CSS</w:t>
      </w:r>
      <w:r>
        <w:rPr>
          <w:rFonts w:hint="eastAsia"/>
          <w:lang w:eastAsia="zh-Hans"/>
        </w:rPr>
        <w:t>、</w:t>
      </w:r>
      <w:r>
        <w:rPr>
          <w:lang w:eastAsia="zh-Hans"/>
        </w:rPr>
        <w:t>JS</w:t>
      </w:r>
      <w:r>
        <w:rPr>
          <w:rFonts w:hint="eastAsia"/>
          <w:lang w:eastAsia="zh-Hans"/>
        </w:rPr>
        <w:t>指定类型属性，</w:t>
      </w:r>
      <w:r>
        <w:rPr>
          <w:lang w:eastAsia="zh-Hans"/>
        </w:rPr>
        <w:t>HTML</w:t>
      </w:r>
      <w:r>
        <w:rPr>
          <w:rFonts w:hint="eastAsia"/>
          <w:lang w:eastAsia="zh-Hans"/>
        </w:rPr>
        <w:t>默认已包含。</w:t>
      </w:r>
    </w:p>
    <w:p>
      <w:pPr>
        <w:pStyle w:val="33"/>
        <w:numPr>
          <w:ilvl w:val="-1"/>
          <w:numId w:val="0"/>
        </w:numPr>
        <w:ind w:left="425" w:firstLine="0" w:firstLineChars="0"/>
        <w:rPr>
          <w:ins w:id="264" w:author="刘利军" w:date="2022-01-12T11:57:18Z"/>
          <w:rFonts w:hint="eastAsia"/>
          <w:lang w:val="en-US" w:eastAsia="zh-Hans"/>
        </w:rPr>
        <w:pPrChange w:id="263" w:author="刘利军" w:date="2022-01-12T11:57:11Z">
          <w:pPr>
            <w:pStyle w:val="33"/>
            <w:numPr>
              <w:ilvl w:val="1"/>
              <w:numId w:val="2"/>
            </w:numPr>
            <w:ind w:firstLineChars="0"/>
          </w:pPr>
        </w:pPrChange>
      </w:pPr>
      <w:ins w:id="265" w:author="刘利军" w:date="2022-01-12T11:57:13Z">
        <w:r>
          <w:rPr>
            <w:rFonts w:hint="eastAsia"/>
            <w:lang w:val="en-US" w:eastAsia="zh-Hans"/>
          </w:rPr>
          <w:t>推荐：</w:t>
        </w:r>
      </w:ins>
    </w:p>
    <w:p>
      <w:pPr>
        <w:pStyle w:val="33"/>
        <w:numPr>
          <w:ilvl w:val="-1"/>
          <w:numId w:val="0"/>
        </w:numPr>
        <w:ind w:left="425" w:firstLine="0" w:firstLineChars="0"/>
        <w:rPr>
          <w:ins w:id="267" w:author="刘利军" w:date="2022-01-12T11:57:52Z"/>
          <w:rFonts w:hint="default"/>
          <w:lang w:eastAsia="zh-Hans"/>
        </w:rPr>
        <w:pPrChange w:id="266" w:author="刘利军" w:date="2022-01-12T11:57:11Z">
          <w:pPr>
            <w:pStyle w:val="33"/>
            <w:numPr>
              <w:ilvl w:val="1"/>
              <w:numId w:val="2"/>
            </w:numPr>
            <w:ind w:firstLineChars="0"/>
          </w:pPr>
        </w:pPrChange>
      </w:pPr>
      <w:ins w:id="268" w:author="刘利军" w:date="2022-01-12T11:57:19Z">
        <w:r>
          <w:rPr>
            <w:rFonts w:hint="default"/>
            <w:lang w:eastAsia="zh-Hans"/>
          </w:rPr>
          <w:t>&lt;li</w:t>
        </w:r>
      </w:ins>
      <w:ins w:id="269" w:author="刘利军" w:date="2022-01-12T11:57:20Z">
        <w:r>
          <w:rPr>
            <w:rFonts w:hint="default"/>
            <w:lang w:eastAsia="zh-Hans"/>
          </w:rPr>
          <w:t>nk</w:t>
        </w:r>
      </w:ins>
      <w:ins w:id="270" w:author="刘利军" w:date="2022-01-12T11:57:27Z">
        <w:r>
          <w:rPr>
            <w:rFonts w:hint="default"/>
            <w:lang w:eastAsia="zh-Hans"/>
          </w:rPr>
          <w:t xml:space="preserve"> </w:t>
        </w:r>
      </w:ins>
      <w:ins w:id="271" w:author="刘利军" w:date="2022-01-12T11:57:28Z">
        <w:r>
          <w:rPr>
            <w:rFonts w:hint="default"/>
            <w:lang w:eastAsia="zh-Hans"/>
          </w:rPr>
          <w:t>rel=</w:t>
        </w:r>
      </w:ins>
      <w:ins w:id="272" w:author="刘利军" w:date="2022-01-12T11:57:29Z">
        <w:r>
          <w:rPr>
            <w:rFonts w:hint="default"/>
            <w:lang w:eastAsia="zh-Hans"/>
          </w:rPr>
          <w:t>”</w:t>
        </w:r>
      </w:ins>
      <w:ins w:id="273" w:author="刘利军" w:date="2022-01-12T11:57:31Z">
        <w:r>
          <w:rPr>
            <w:rFonts w:hint="default"/>
            <w:lang w:eastAsia="zh-Hans"/>
          </w:rPr>
          <w:t>s</w:t>
        </w:r>
      </w:ins>
      <w:ins w:id="274" w:author="刘利军" w:date="2022-01-12T11:57:32Z">
        <w:r>
          <w:rPr>
            <w:rFonts w:hint="default"/>
            <w:lang w:eastAsia="zh-Hans"/>
          </w:rPr>
          <w:t>tyle</w:t>
        </w:r>
      </w:ins>
      <w:ins w:id="275" w:author="刘利军" w:date="2022-01-12T11:57:34Z">
        <w:r>
          <w:rPr>
            <w:rFonts w:hint="default"/>
            <w:lang w:eastAsia="zh-Hans"/>
          </w:rPr>
          <w:t>she</w:t>
        </w:r>
      </w:ins>
      <w:ins w:id="276" w:author="刘利军" w:date="2022-01-12T11:57:35Z">
        <w:r>
          <w:rPr>
            <w:rFonts w:hint="default"/>
            <w:lang w:eastAsia="zh-Hans"/>
          </w:rPr>
          <w:t>et</w:t>
        </w:r>
      </w:ins>
      <w:ins w:id="277" w:author="刘利军" w:date="2022-01-12T11:57:29Z">
        <w:r>
          <w:rPr>
            <w:rFonts w:hint="default"/>
            <w:lang w:eastAsia="zh-Hans"/>
          </w:rPr>
          <w:t>”</w:t>
        </w:r>
      </w:ins>
      <w:ins w:id="278" w:author="刘利军" w:date="2022-01-12T11:57:37Z">
        <w:r>
          <w:rPr>
            <w:rFonts w:hint="default"/>
            <w:lang w:eastAsia="zh-Hans"/>
          </w:rPr>
          <w:t xml:space="preserve"> h</w:t>
        </w:r>
      </w:ins>
      <w:ins w:id="279" w:author="刘利军" w:date="2022-01-12T11:57:38Z">
        <w:r>
          <w:rPr>
            <w:rFonts w:hint="default"/>
            <w:lang w:eastAsia="zh-Hans"/>
          </w:rPr>
          <w:t>ref=</w:t>
        </w:r>
      </w:ins>
      <w:ins w:id="280" w:author="刘利军" w:date="2022-01-12T11:57:39Z">
        <w:r>
          <w:rPr>
            <w:rFonts w:hint="default"/>
            <w:lang w:eastAsia="zh-Hans"/>
          </w:rPr>
          <w:t>””</w:t>
        </w:r>
      </w:ins>
      <w:ins w:id="281" w:author="刘利军" w:date="2022-01-12T11:57:20Z">
        <w:r>
          <w:rPr>
            <w:rFonts w:hint="default"/>
            <w:lang w:eastAsia="zh-Hans"/>
          </w:rPr>
          <w:t>&gt;</w:t>
        </w:r>
      </w:ins>
    </w:p>
    <w:p>
      <w:pPr>
        <w:pStyle w:val="33"/>
        <w:numPr>
          <w:ilvl w:val="-1"/>
          <w:numId w:val="0"/>
        </w:numPr>
        <w:ind w:left="425" w:firstLine="0" w:firstLineChars="0"/>
        <w:rPr>
          <w:ins w:id="283" w:author="刘利军" w:date="2022-01-12T11:58:03Z"/>
          <w:rFonts w:hint="default"/>
          <w:lang w:eastAsia="zh-Hans"/>
        </w:rPr>
        <w:pPrChange w:id="282" w:author="刘利军" w:date="2022-01-12T11:57:11Z">
          <w:pPr>
            <w:pStyle w:val="33"/>
            <w:numPr>
              <w:ilvl w:val="1"/>
              <w:numId w:val="2"/>
            </w:numPr>
            <w:ind w:firstLineChars="0"/>
          </w:pPr>
        </w:pPrChange>
      </w:pPr>
      <w:ins w:id="284" w:author="刘利军" w:date="2022-01-12T11:57:53Z">
        <w:r>
          <w:rPr>
            <w:rFonts w:hint="default"/>
            <w:lang w:eastAsia="zh-Hans"/>
          </w:rPr>
          <w:t>&lt;scri</w:t>
        </w:r>
      </w:ins>
      <w:ins w:id="285" w:author="刘利军" w:date="2022-01-12T11:57:54Z">
        <w:r>
          <w:rPr>
            <w:rFonts w:hint="default"/>
            <w:lang w:eastAsia="zh-Hans"/>
          </w:rPr>
          <w:t>pt</w:t>
        </w:r>
      </w:ins>
      <w:ins w:id="286" w:author="刘利军" w:date="2022-01-12T11:57:58Z">
        <w:r>
          <w:rPr>
            <w:rFonts w:hint="default"/>
            <w:lang w:eastAsia="zh-Hans"/>
          </w:rPr>
          <w:t xml:space="preserve"> </w:t>
        </w:r>
      </w:ins>
      <w:ins w:id="287" w:author="刘利军" w:date="2022-01-12T11:57:59Z">
        <w:r>
          <w:rPr>
            <w:rFonts w:hint="default"/>
            <w:lang w:eastAsia="zh-Hans"/>
          </w:rPr>
          <w:t>s</w:t>
        </w:r>
      </w:ins>
      <w:ins w:id="288" w:author="刘利军" w:date="2022-01-12T11:58:00Z">
        <w:r>
          <w:rPr>
            <w:rFonts w:hint="default"/>
            <w:lang w:eastAsia="zh-Hans"/>
          </w:rPr>
          <w:t>rc=””</w:t>
        </w:r>
      </w:ins>
      <w:ins w:id="289" w:author="刘利军" w:date="2022-01-12T11:57:54Z">
        <w:r>
          <w:rPr>
            <w:rFonts w:hint="default"/>
            <w:lang w:eastAsia="zh-Hans"/>
          </w:rPr>
          <w:t>&gt;&lt;</w:t>
        </w:r>
      </w:ins>
      <w:ins w:id="290" w:author="刘利军" w:date="2022-01-12T11:57:55Z">
        <w:r>
          <w:rPr>
            <w:rFonts w:hint="default"/>
            <w:lang w:eastAsia="zh-Hans"/>
          </w:rPr>
          <w:t>/sc</w:t>
        </w:r>
      </w:ins>
      <w:ins w:id="291" w:author="刘利军" w:date="2022-01-12T11:57:56Z">
        <w:r>
          <w:rPr>
            <w:rFonts w:hint="default"/>
            <w:lang w:eastAsia="zh-Hans"/>
          </w:rPr>
          <w:t>ript</w:t>
        </w:r>
      </w:ins>
      <w:ins w:id="292" w:author="刘利军" w:date="2022-01-12T11:57:54Z">
        <w:r>
          <w:rPr>
            <w:rFonts w:hint="default"/>
            <w:lang w:eastAsia="zh-Hans"/>
          </w:rPr>
          <w:t>&gt;</w:t>
        </w:r>
      </w:ins>
    </w:p>
    <w:p>
      <w:pPr>
        <w:pStyle w:val="33"/>
        <w:numPr>
          <w:ilvl w:val="-1"/>
          <w:numId w:val="0"/>
        </w:numPr>
        <w:ind w:left="425" w:firstLine="0" w:firstLineChars="0"/>
        <w:rPr>
          <w:ins w:id="294" w:author="刘利军" w:date="2022-01-12T11:58:08Z"/>
          <w:rFonts w:hint="eastAsia"/>
          <w:lang w:val="en-US" w:eastAsia="zh-Hans"/>
        </w:rPr>
        <w:pPrChange w:id="293" w:author="刘利军" w:date="2022-01-12T11:57:11Z">
          <w:pPr>
            <w:pStyle w:val="33"/>
            <w:numPr>
              <w:ilvl w:val="1"/>
              <w:numId w:val="2"/>
            </w:numPr>
            <w:ind w:firstLineChars="0"/>
          </w:pPr>
        </w:pPrChange>
      </w:pPr>
      <w:ins w:id="295" w:author="刘利军" w:date="2022-01-12T11:58:06Z">
        <w:r>
          <w:rPr>
            <w:rFonts w:hint="eastAsia"/>
            <w:lang w:val="en-US" w:eastAsia="zh-Hans"/>
          </w:rPr>
          <w:t>不推荐</w:t>
        </w:r>
      </w:ins>
      <w:ins w:id="296" w:author="刘利军" w:date="2022-01-12T11:58:07Z">
        <w:r>
          <w:rPr>
            <w:rFonts w:hint="eastAsia"/>
            <w:lang w:val="en-US" w:eastAsia="zh-Hans"/>
          </w:rPr>
          <w:t>：</w:t>
        </w:r>
      </w:ins>
    </w:p>
    <w:p>
      <w:pPr>
        <w:pStyle w:val="33"/>
        <w:numPr>
          <w:ilvl w:val="-1"/>
          <w:numId w:val="0"/>
        </w:numPr>
        <w:ind w:left="425" w:firstLine="0" w:firstLineChars="0"/>
        <w:rPr>
          <w:ins w:id="297" w:author="刘利军" w:date="2022-01-12T11:58:15Z"/>
          <w:rFonts w:hint="default"/>
          <w:lang w:eastAsia="zh-Hans"/>
        </w:rPr>
      </w:pPr>
      <w:ins w:id="298" w:author="刘利军" w:date="2022-01-12T11:58:15Z">
        <w:r>
          <w:rPr>
            <w:rFonts w:hint="default"/>
            <w:lang w:eastAsia="zh-Hans"/>
          </w:rPr>
          <w:t xml:space="preserve">&lt;link rel=”stylesheet” </w:t>
        </w:r>
      </w:ins>
      <w:ins w:id="299" w:author="刘利军" w:date="2022-01-12T11:58:19Z">
        <w:r>
          <w:rPr>
            <w:rFonts w:hint="default"/>
            <w:lang w:eastAsia="zh-Hans"/>
          </w:rPr>
          <w:t>type=</w:t>
        </w:r>
      </w:ins>
      <w:ins w:id="300" w:author="刘利军" w:date="2022-01-12T11:58:21Z">
        <w:r>
          <w:rPr>
            <w:rFonts w:hint="default"/>
            <w:lang w:eastAsia="zh-Hans"/>
          </w:rPr>
          <w:t>”</w:t>
        </w:r>
      </w:ins>
      <w:ins w:id="301" w:author="刘利军" w:date="2022-01-12T11:58:23Z">
        <w:r>
          <w:rPr>
            <w:rFonts w:hint="default"/>
            <w:lang w:eastAsia="zh-Hans"/>
          </w:rPr>
          <w:t>text</w:t>
        </w:r>
      </w:ins>
      <w:ins w:id="302" w:author="刘利军" w:date="2022-01-12T11:58:24Z">
        <w:r>
          <w:rPr>
            <w:rFonts w:hint="default"/>
            <w:lang w:eastAsia="zh-Hans"/>
          </w:rPr>
          <w:t>/css</w:t>
        </w:r>
      </w:ins>
      <w:ins w:id="303" w:author="刘利军" w:date="2022-01-12T11:58:21Z">
        <w:r>
          <w:rPr>
            <w:rFonts w:hint="default"/>
            <w:lang w:eastAsia="zh-Hans"/>
          </w:rPr>
          <w:t>”</w:t>
        </w:r>
      </w:ins>
      <w:ins w:id="304" w:author="刘利军" w:date="2022-01-12T11:58:17Z">
        <w:r>
          <w:rPr>
            <w:rFonts w:hint="default"/>
            <w:lang w:eastAsia="zh-Hans"/>
          </w:rPr>
          <w:t xml:space="preserve"> </w:t>
        </w:r>
      </w:ins>
      <w:ins w:id="305" w:author="刘利军" w:date="2022-01-12T11:58:15Z">
        <w:r>
          <w:rPr>
            <w:rFonts w:hint="default"/>
            <w:lang w:eastAsia="zh-Hans"/>
          </w:rPr>
          <w:t>href=””&gt;</w:t>
        </w:r>
      </w:ins>
    </w:p>
    <w:p>
      <w:pPr>
        <w:pStyle w:val="33"/>
        <w:numPr>
          <w:ilvl w:val="-1"/>
          <w:numId w:val="0"/>
        </w:numPr>
        <w:ind w:left="425" w:firstLine="0" w:firstLineChars="0"/>
        <w:rPr>
          <w:ins w:id="306" w:author="刘利军" w:date="2022-01-12T11:58:16Z"/>
          <w:rFonts w:hint="default"/>
          <w:lang w:eastAsia="zh-Hans"/>
        </w:rPr>
      </w:pPr>
      <w:ins w:id="307" w:author="刘利军" w:date="2022-01-12T11:58:15Z">
        <w:r>
          <w:rPr>
            <w:rFonts w:hint="default"/>
            <w:lang w:eastAsia="zh-Hans"/>
          </w:rPr>
          <w:t>&lt;scri</w:t>
        </w:r>
      </w:ins>
      <w:ins w:id="308" w:author="刘利军" w:date="2022-01-12T11:58:16Z">
        <w:r>
          <w:rPr>
            <w:rFonts w:hint="default"/>
            <w:lang w:eastAsia="zh-Hans"/>
          </w:rPr>
          <w:t>pt</w:t>
        </w:r>
      </w:ins>
      <w:ins w:id="309" w:author="刘利军" w:date="2022-01-12T11:58:30Z">
        <w:r>
          <w:rPr>
            <w:rFonts w:hint="default"/>
            <w:lang w:eastAsia="zh-Hans"/>
          </w:rPr>
          <w:t xml:space="preserve"> type</w:t>
        </w:r>
      </w:ins>
      <w:ins w:id="310" w:author="刘利军" w:date="2022-01-12T11:58:31Z">
        <w:r>
          <w:rPr>
            <w:rFonts w:hint="default"/>
            <w:lang w:eastAsia="zh-Hans"/>
          </w:rPr>
          <w:t>=”</w:t>
        </w:r>
      </w:ins>
      <w:ins w:id="311" w:author="刘利军" w:date="2022-01-12T11:58:33Z">
        <w:r>
          <w:rPr>
            <w:rFonts w:hint="default"/>
            <w:lang w:eastAsia="zh-Hans"/>
          </w:rPr>
          <w:t>te</w:t>
        </w:r>
      </w:ins>
      <w:ins w:id="312" w:author="刘利军" w:date="2022-01-12T11:58:34Z">
        <w:r>
          <w:rPr>
            <w:rFonts w:hint="default"/>
            <w:lang w:eastAsia="zh-Hans"/>
          </w:rPr>
          <w:t>xt/ja</w:t>
        </w:r>
      </w:ins>
      <w:ins w:id="313" w:author="刘利军" w:date="2022-01-12T11:58:35Z">
        <w:r>
          <w:rPr>
            <w:rFonts w:hint="default"/>
            <w:lang w:eastAsia="zh-Hans"/>
          </w:rPr>
          <w:t>vascript</w:t>
        </w:r>
      </w:ins>
      <w:ins w:id="314" w:author="刘利军" w:date="2022-01-12T11:58:32Z">
        <w:r>
          <w:rPr>
            <w:rFonts w:hint="default"/>
            <w:lang w:eastAsia="zh-Hans"/>
          </w:rPr>
          <w:t>”</w:t>
        </w:r>
      </w:ins>
      <w:ins w:id="315" w:author="刘利军" w:date="2022-01-12T11:58:16Z">
        <w:r>
          <w:rPr>
            <w:rFonts w:hint="default"/>
            <w:lang w:eastAsia="zh-Hans"/>
          </w:rPr>
          <w:t xml:space="preserve"> src=””&gt;&lt;/script&gt;</w:t>
        </w:r>
      </w:ins>
    </w:p>
    <w:p>
      <w:pPr>
        <w:pStyle w:val="33"/>
        <w:numPr>
          <w:ilvl w:val="-1"/>
          <w:numId w:val="0"/>
        </w:numPr>
        <w:ind w:left="425" w:firstLine="0" w:firstLineChars="0"/>
        <w:rPr>
          <w:rFonts w:hint="eastAsia"/>
          <w:lang w:val="en-US" w:eastAsia="zh-Hans"/>
        </w:rPr>
        <w:pPrChange w:id="316" w:author="刘利军" w:date="2022-01-12T11:57:11Z">
          <w:pPr>
            <w:pStyle w:val="33"/>
            <w:numPr>
              <w:ilvl w:val="1"/>
              <w:numId w:val="2"/>
            </w:numPr>
            <w:ind w:firstLineChars="0"/>
          </w:pPr>
        </w:pPrChange>
      </w:pPr>
    </w:p>
    <w:p>
      <w:pPr>
        <w:pStyle w:val="33"/>
        <w:numPr>
          <w:ilvl w:val="0"/>
          <w:numId w:val="2"/>
        </w:numPr>
        <w:ind w:firstLineChars="0"/>
      </w:pPr>
      <w:r>
        <w:rPr>
          <w:rFonts w:hint="eastAsia"/>
        </w:rPr>
        <w:t>元素属性</w:t>
      </w:r>
    </w:p>
    <w:p>
      <w:pPr>
        <w:pStyle w:val="33"/>
        <w:numPr>
          <w:ilvl w:val="1"/>
          <w:numId w:val="2"/>
        </w:numPr>
        <w:ind w:firstLineChars="0"/>
      </w:pPr>
      <w:r>
        <w:rPr>
          <w:rFonts w:hint="eastAsia"/>
          <w:lang w:eastAsia="zh-Hans"/>
        </w:rPr>
        <w:t>元素属性值使用双引号语法。</w:t>
      </w:r>
    </w:p>
    <w:p>
      <w:pPr>
        <w:pStyle w:val="33"/>
        <w:numPr>
          <w:ilvl w:val="1"/>
          <w:numId w:val="2"/>
        </w:numPr>
        <w:ind w:firstLineChars="0"/>
        <w:rPr>
          <w:ins w:id="317" w:author="刘利军" w:date="2022-01-12T11:58:46Z"/>
        </w:rPr>
      </w:pPr>
      <w:r>
        <w:rPr>
          <w:rFonts w:hint="eastAsia"/>
          <w:lang w:eastAsia="zh-Hans"/>
        </w:rPr>
        <w:t>元素属性值可以写上的都写上。</w:t>
      </w:r>
    </w:p>
    <w:p>
      <w:pPr>
        <w:pStyle w:val="33"/>
        <w:numPr>
          <w:ilvl w:val="-1"/>
          <w:numId w:val="0"/>
        </w:numPr>
        <w:ind w:left="425" w:firstLine="0" w:firstLineChars="0"/>
        <w:rPr>
          <w:ins w:id="319" w:author="刘利军" w:date="2022-01-12T11:58:51Z"/>
          <w:rFonts w:hint="eastAsia"/>
          <w:lang w:val="en-US" w:eastAsia="zh-Hans"/>
        </w:rPr>
        <w:pPrChange w:id="318" w:author="刘利军" w:date="2022-01-12T11:58:48Z">
          <w:pPr>
            <w:pStyle w:val="33"/>
            <w:numPr>
              <w:ilvl w:val="1"/>
              <w:numId w:val="2"/>
            </w:numPr>
            <w:ind w:firstLineChars="0"/>
          </w:pPr>
        </w:pPrChange>
      </w:pPr>
      <w:ins w:id="320" w:author="刘利军" w:date="2022-01-12T11:58:50Z">
        <w:r>
          <w:rPr>
            <w:rFonts w:hint="eastAsia"/>
            <w:lang w:val="en-US" w:eastAsia="zh-Hans"/>
          </w:rPr>
          <w:t>推荐：</w:t>
        </w:r>
      </w:ins>
    </w:p>
    <w:p>
      <w:pPr>
        <w:pStyle w:val="33"/>
        <w:numPr>
          <w:ilvl w:val="-1"/>
          <w:numId w:val="0"/>
        </w:numPr>
        <w:ind w:left="425" w:firstLine="0" w:firstLineChars="0"/>
        <w:rPr>
          <w:ins w:id="322" w:author="刘利军" w:date="2022-01-12T11:59:05Z"/>
          <w:rFonts w:hint="default"/>
          <w:lang w:eastAsia="zh-Hans"/>
        </w:rPr>
        <w:pPrChange w:id="321" w:author="刘利军" w:date="2022-01-12T11:58:48Z">
          <w:pPr>
            <w:pStyle w:val="33"/>
            <w:numPr>
              <w:ilvl w:val="1"/>
              <w:numId w:val="2"/>
            </w:numPr>
            <w:ind w:firstLineChars="0"/>
          </w:pPr>
        </w:pPrChange>
      </w:pPr>
      <w:ins w:id="323" w:author="刘利军" w:date="2022-01-12T11:58:53Z">
        <w:r>
          <w:rPr>
            <w:rFonts w:hint="default"/>
            <w:lang w:eastAsia="zh-Hans"/>
          </w:rPr>
          <w:t>&lt;i</w:t>
        </w:r>
      </w:ins>
      <w:ins w:id="324" w:author="刘利军" w:date="2022-01-12T11:58:54Z">
        <w:r>
          <w:rPr>
            <w:rFonts w:hint="default"/>
            <w:lang w:eastAsia="zh-Hans"/>
          </w:rPr>
          <w:t>nput</w:t>
        </w:r>
      </w:ins>
      <w:ins w:id="325" w:author="刘利军" w:date="2022-01-12T11:58:59Z">
        <w:r>
          <w:rPr>
            <w:rFonts w:hint="default"/>
            <w:lang w:eastAsia="zh-Hans"/>
          </w:rPr>
          <w:t xml:space="preserve"> </w:t>
        </w:r>
      </w:ins>
      <w:ins w:id="326" w:author="刘利军" w:date="2022-01-12T11:59:01Z">
        <w:r>
          <w:rPr>
            <w:rFonts w:hint="default"/>
            <w:lang w:eastAsia="zh-Hans"/>
          </w:rPr>
          <w:t>type=</w:t>
        </w:r>
      </w:ins>
      <w:ins w:id="327" w:author="刘利军" w:date="2022-01-12T11:59:02Z">
        <w:r>
          <w:rPr>
            <w:rFonts w:hint="default"/>
            <w:lang w:eastAsia="zh-Hans"/>
          </w:rPr>
          <w:t>”</w:t>
        </w:r>
      </w:ins>
      <w:ins w:id="328" w:author="刘利军" w:date="2022-01-12T11:59:03Z">
        <w:r>
          <w:rPr>
            <w:rFonts w:hint="default"/>
            <w:lang w:eastAsia="zh-Hans"/>
          </w:rPr>
          <w:t>tex</w:t>
        </w:r>
      </w:ins>
      <w:ins w:id="329" w:author="刘利军" w:date="2022-01-12T11:59:04Z">
        <w:r>
          <w:rPr>
            <w:rFonts w:hint="default"/>
            <w:lang w:eastAsia="zh-Hans"/>
          </w:rPr>
          <w:t>t</w:t>
        </w:r>
      </w:ins>
      <w:ins w:id="330" w:author="刘利军" w:date="2022-01-12T11:59:02Z">
        <w:r>
          <w:rPr>
            <w:rFonts w:hint="default"/>
            <w:lang w:eastAsia="zh-Hans"/>
          </w:rPr>
          <w:t>”</w:t>
        </w:r>
      </w:ins>
      <w:ins w:id="331" w:author="刘利军" w:date="2022-01-12T11:58:55Z">
        <w:r>
          <w:rPr>
            <w:rFonts w:hint="default"/>
            <w:lang w:eastAsia="zh-Hans"/>
          </w:rPr>
          <w:t>&gt;</w:t>
        </w:r>
      </w:ins>
    </w:p>
    <w:p>
      <w:pPr>
        <w:pStyle w:val="33"/>
        <w:numPr>
          <w:ilvl w:val="-1"/>
          <w:numId w:val="0"/>
        </w:numPr>
        <w:ind w:left="425" w:firstLine="0" w:firstLineChars="0"/>
        <w:rPr>
          <w:ins w:id="333" w:author="刘利军" w:date="2022-01-12T11:59:29Z"/>
          <w:rFonts w:hint="default"/>
          <w:lang w:eastAsia="zh-Hans"/>
        </w:rPr>
        <w:pPrChange w:id="332" w:author="刘利军" w:date="2022-01-12T11:58:48Z">
          <w:pPr>
            <w:pStyle w:val="33"/>
            <w:numPr>
              <w:ilvl w:val="1"/>
              <w:numId w:val="2"/>
            </w:numPr>
            <w:ind w:firstLineChars="0"/>
          </w:pPr>
        </w:pPrChange>
      </w:pPr>
      <w:ins w:id="334" w:author="刘利军" w:date="2022-01-12T11:59:05Z">
        <w:r>
          <w:rPr>
            <w:rFonts w:hint="default"/>
            <w:lang w:eastAsia="zh-Hans"/>
          </w:rPr>
          <w:t>&lt;</w:t>
        </w:r>
      </w:ins>
      <w:ins w:id="335" w:author="刘利军" w:date="2022-01-12T11:59:06Z">
        <w:r>
          <w:rPr>
            <w:rFonts w:hint="default"/>
            <w:lang w:eastAsia="zh-Hans"/>
          </w:rPr>
          <w:t>input</w:t>
        </w:r>
      </w:ins>
      <w:ins w:id="336" w:author="刘利军" w:date="2022-01-12T11:59:09Z">
        <w:r>
          <w:rPr>
            <w:rFonts w:hint="default"/>
            <w:lang w:eastAsia="zh-Hans"/>
          </w:rPr>
          <w:t xml:space="preserve"> </w:t>
        </w:r>
      </w:ins>
      <w:ins w:id="337" w:author="刘利军" w:date="2022-01-12T11:59:10Z">
        <w:r>
          <w:rPr>
            <w:rFonts w:hint="default"/>
            <w:lang w:eastAsia="zh-Hans"/>
          </w:rPr>
          <w:t>ty</w:t>
        </w:r>
      </w:ins>
      <w:ins w:id="338" w:author="刘利军" w:date="2022-01-12T11:59:11Z">
        <w:r>
          <w:rPr>
            <w:rFonts w:hint="default"/>
            <w:lang w:eastAsia="zh-Hans"/>
          </w:rPr>
          <w:t>pe=”</w:t>
        </w:r>
      </w:ins>
      <w:ins w:id="339" w:author="刘利军" w:date="2022-01-12T11:59:12Z">
        <w:r>
          <w:rPr>
            <w:rFonts w:hint="default"/>
            <w:lang w:eastAsia="zh-Hans"/>
          </w:rPr>
          <w:t>radi</w:t>
        </w:r>
      </w:ins>
      <w:ins w:id="340" w:author="刘利军" w:date="2022-01-12T11:59:13Z">
        <w:r>
          <w:rPr>
            <w:rFonts w:hint="default"/>
            <w:lang w:eastAsia="zh-Hans"/>
          </w:rPr>
          <w:t>o</w:t>
        </w:r>
      </w:ins>
      <w:ins w:id="341" w:author="刘利军" w:date="2022-01-12T11:59:11Z">
        <w:r>
          <w:rPr>
            <w:rFonts w:hint="default"/>
            <w:lang w:eastAsia="zh-Hans"/>
          </w:rPr>
          <w:t>”</w:t>
        </w:r>
      </w:ins>
      <w:ins w:id="342" w:author="刘利军" w:date="2022-01-12T11:59:15Z">
        <w:r>
          <w:rPr>
            <w:rFonts w:hint="default"/>
            <w:lang w:eastAsia="zh-Hans"/>
          </w:rPr>
          <w:t xml:space="preserve"> name</w:t>
        </w:r>
      </w:ins>
      <w:ins w:id="343" w:author="刘利军" w:date="2022-01-12T11:59:16Z">
        <w:r>
          <w:rPr>
            <w:rFonts w:hint="default"/>
            <w:lang w:eastAsia="zh-Hans"/>
          </w:rPr>
          <w:t>=”</w:t>
        </w:r>
      </w:ins>
      <w:ins w:id="344" w:author="刘利军" w:date="2022-01-12T11:59:17Z">
        <w:r>
          <w:rPr>
            <w:rFonts w:hint="default"/>
            <w:lang w:eastAsia="zh-Hans"/>
          </w:rPr>
          <w:t>name</w:t>
        </w:r>
      </w:ins>
      <w:ins w:id="345" w:author="刘利军" w:date="2022-01-12T11:59:16Z">
        <w:r>
          <w:rPr>
            <w:rFonts w:hint="default"/>
            <w:lang w:eastAsia="zh-Hans"/>
          </w:rPr>
          <w:t>”</w:t>
        </w:r>
      </w:ins>
      <w:ins w:id="346" w:author="刘利军" w:date="2022-01-12T11:59:18Z">
        <w:r>
          <w:rPr>
            <w:rFonts w:hint="default"/>
            <w:lang w:eastAsia="zh-Hans"/>
          </w:rPr>
          <w:t xml:space="preserve"> </w:t>
        </w:r>
      </w:ins>
      <w:ins w:id="347" w:author="刘利军" w:date="2022-01-12T11:59:19Z">
        <w:r>
          <w:rPr>
            <w:rFonts w:hint="default"/>
            <w:lang w:eastAsia="zh-Hans"/>
          </w:rPr>
          <w:t>chec</w:t>
        </w:r>
      </w:ins>
      <w:ins w:id="348" w:author="刘利军" w:date="2022-01-12T11:59:20Z">
        <w:r>
          <w:rPr>
            <w:rFonts w:hint="default"/>
            <w:lang w:eastAsia="zh-Hans"/>
          </w:rPr>
          <w:t>ked</w:t>
        </w:r>
      </w:ins>
      <w:ins w:id="349" w:author="刘利军" w:date="2022-01-12T11:59:22Z">
        <w:r>
          <w:rPr>
            <w:rFonts w:hint="default"/>
            <w:lang w:eastAsia="zh-Hans"/>
          </w:rPr>
          <w:t>=”c</w:t>
        </w:r>
      </w:ins>
      <w:ins w:id="350" w:author="刘利军" w:date="2022-01-12T11:59:23Z">
        <w:r>
          <w:rPr>
            <w:rFonts w:hint="default"/>
            <w:lang w:eastAsia="zh-Hans"/>
          </w:rPr>
          <w:t>he</w:t>
        </w:r>
      </w:ins>
      <w:ins w:id="351" w:author="刘利军" w:date="2022-01-12T11:59:24Z">
        <w:r>
          <w:rPr>
            <w:rFonts w:hint="default"/>
            <w:lang w:eastAsia="zh-Hans"/>
          </w:rPr>
          <w:t>ck</w:t>
        </w:r>
      </w:ins>
      <w:ins w:id="352" w:author="刘利军" w:date="2022-01-12T11:59:25Z">
        <w:r>
          <w:rPr>
            <w:rFonts w:hint="default"/>
            <w:lang w:eastAsia="zh-Hans"/>
          </w:rPr>
          <w:t>ed</w:t>
        </w:r>
      </w:ins>
      <w:ins w:id="353" w:author="刘利军" w:date="2022-01-12T11:59:22Z">
        <w:r>
          <w:rPr>
            <w:rFonts w:hint="default"/>
            <w:lang w:eastAsia="zh-Hans"/>
          </w:rPr>
          <w:t>”</w:t>
        </w:r>
      </w:ins>
      <w:ins w:id="354" w:author="刘利军" w:date="2022-01-12T11:59:07Z">
        <w:r>
          <w:rPr>
            <w:rFonts w:hint="default"/>
            <w:lang w:eastAsia="zh-Hans"/>
          </w:rPr>
          <w:t>&gt;</w:t>
        </w:r>
      </w:ins>
    </w:p>
    <w:p>
      <w:pPr>
        <w:pStyle w:val="33"/>
        <w:numPr>
          <w:ilvl w:val="-1"/>
          <w:numId w:val="0"/>
        </w:numPr>
        <w:ind w:left="425" w:firstLine="0" w:firstLineChars="0"/>
        <w:rPr>
          <w:ins w:id="356" w:author="刘利军" w:date="2022-01-12T11:59:34Z"/>
          <w:rFonts w:hint="eastAsia"/>
          <w:lang w:val="en-US" w:eastAsia="zh-Hans"/>
        </w:rPr>
        <w:pPrChange w:id="355" w:author="刘利军" w:date="2022-01-12T11:58:48Z">
          <w:pPr>
            <w:pStyle w:val="33"/>
            <w:numPr>
              <w:ilvl w:val="1"/>
              <w:numId w:val="2"/>
            </w:numPr>
            <w:ind w:firstLineChars="0"/>
          </w:pPr>
        </w:pPrChange>
      </w:pPr>
      <w:ins w:id="357" w:author="刘利军" w:date="2022-01-12T11:59:31Z">
        <w:r>
          <w:rPr>
            <w:rFonts w:hint="eastAsia"/>
            <w:lang w:val="en-US" w:eastAsia="zh-Hans"/>
          </w:rPr>
          <w:t>不推荐</w:t>
        </w:r>
      </w:ins>
    </w:p>
    <w:p>
      <w:pPr>
        <w:pStyle w:val="33"/>
        <w:numPr>
          <w:ilvl w:val="-1"/>
          <w:numId w:val="0"/>
        </w:numPr>
        <w:ind w:left="425" w:firstLine="0" w:firstLineChars="0"/>
        <w:rPr>
          <w:ins w:id="358" w:author="刘利军" w:date="2022-01-12T11:59:48Z"/>
          <w:rFonts w:hint="default"/>
          <w:lang w:eastAsia="zh-Hans"/>
        </w:rPr>
      </w:pPr>
      <w:ins w:id="359" w:author="刘利军" w:date="2022-01-12T11:59:34Z">
        <w:r>
          <w:rPr>
            <w:rFonts w:hint="default"/>
            <w:lang w:eastAsia="zh-Hans"/>
          </w:rPr>
          <w:t>&lt;input type=text&gt;</w:t>
        </w:r>
      </w:ins>
    </w:p>
    <w:p>
      <w:pPr>
        <w:pStyle w:val="33"/>
        <w:numPr>
          <w:ilvl w:val="-1"/>
          <w:numId w:val="0"/>
        </w:numPr>
        <w:ind w:left="425" w:firstLine="0" w:firstLineChars="0"/>
        <w:rPr>
          <w:ins w:id="361" w:author="刘利军" w:date="2022-01-12T11:59:34Z"/>
          <w:rFonts w:hint="default"/>
          <w:lang w:eastAsia="zh-Hans"/>
        </w:rPr>
        <w:pPrChange w:id="360" w:author="刘利军" w:date="2022-01-12T11:59:52Z">
          <w:pPr>
            <w:pStyle w:val="33"/>
            <w:numPr>
              <w:ilvl w:val="-1"/>
              <w:numId w:val="0"/>
            </w:numPr>
            <w:ind w:left="425" w:firstLine="0" w:firstLineChars="0"/>
          </w:pPr>
        </w:pPrChange>
      </w:pPr>
      <w:ins w:id="362" w:author="刘利军" w:date="2022-01-12T11:59:48Z">
        <w:r>
          <w:rPr>
            <w:rFonts w:hint="default"/>
            <w:lang w:eastAsia="zh-Hans"/>
          </w:rPr>
          <w:t>&lt;input type=</w:t>
        </w:r>
      </w:ins>
      <w:ins w:id="363" w:author="刘利军" w:date="2022-01-12T11:59:50Z">
        <w:r>
          <w:rPr>
            <w:rFonts w:hint="default"/>
            <w:lang w:eastAsia="zh-Hans"/>
          </w:rPr>
          <w:t>’</w:t>
        </w:r>
      </w:ins>
      <w:ins w:id="364" w:author="刘利军" w:date="2022-01-12T11:59:48Z">
        <w:r>
          <w:rPr>
            <w:rFonts w:hint="default"/>
            <w:lang w:eastAsia="zh-Hans"/>
          </w:rPr>
          <w:t>text</w:t>
        </w:r>
      </w:ins>
      <w:ins w:id="365" w:author="刘利军" w:date="2022-01-12T11:59:51Z">
        <w:r>
          <w:rPr>
            <w:rFonts w:hint="default"/>
            <w:lang w:eastAsia="zh-Hans"/>
          </w:rPr>
          <w:t>’</w:t>
        </w:r>
      </w:ins>
      <w:ins w:id="366" w:author="刘利军" w:date="2022-01-12T11:59:48Z">
        <w:r>
          <w:rPr>
            <w:rFonts w:hint="default"/>
            <w:lang w:eastAsia="zh-Hans"/>
          </w:rPr>
          <w:t>&gt;</w:t>
        </w:r>
      </w:ins>
    </w:p>
    <w:p>
      <w:pPr>
        <w:pStyle w:val="33"/>
        <w:numPr>
          <w:ilvl w:val="-1"/>
          <w:numId w:val="0"/>
        </w:numPr>
        <w:ind w:left="425" w:firstLine="0" w:firstLineChars="0"/>
        <w:rPr>
          <w:ins w:id="367" w:author="刘利军" w:date="2022-01-12T11:59:34Z"/>
          <w:rFonts w:hint="default"/>
          <w:lang w:eastAsia="zh-Hans"/>
        </w:rPr>
      </w:pPr>
      <w:ins w:id="368" w:author="刘利军" w:date="2022-01-12T11:59:34Z">
        <w:r>
          <w:rPr>
            <w:rFonts w:hint="default"/>
            <w:lang w:eastAsia="zh-Hans"/>
          </w:rPr>
          <w:t>&lt;input type=”radio” name=”name” checked&gt;</w:t>
        </w:r>
      </w:ins>
    </w:p>
    <w:p>
      <w:pPr>
        <w:pStyle w:val="33"/>
        <w:numPr>
          <w:ilvl w:val="-1"/>
          <w:numId w:val="0"/>
        </w:numPr>
        <w:ind w:left="425" w:firstLine="0" w:firstLineChars="0"/>
        <w:rPr>
          <w:rFonts w:hint="eastAsia"/>
          <w:lang w:val="en-US" w:eastAsia="zh-Hans"/>
        </w:rPr>
        <w:pPrChange w:id="369" w:author="刘利军" w:date="2022-01-12T11:58:48Z">
          <w:pPr>
            <w:pStyle w:val="33"/>
            <w:numPr>
              <w:ilvl w:val="1"/>
              <w:numId w:val="2"/>
            </w:numPr>
            <w:ind w:firstLineChars="0"/>
          </w:pPr>
        </w:pPrChange>
      </w:pPr>
    </w:p>
    <w:p>
      <w:pPr>
        <w:pStyle w:val="33"/>
        <w:numPr>
          <w:ilvl w:val="0"/>
          <w:numId w:val="2"/>
        </w:numPr>
        <w:ind w:firstLineChars="0"/>
      </w:pPr>
      <w:r>
        <w:rPr>
          <w:rFonts w:hint="eastAsia"/>
        </w:rPr>
        <w:t>特殊字符引用</w:t>
      </w:r>
    </w:p>
    <w:p>
      <w:pPr>
        <w:pStyle w:val="33"/>
        <w:numPr>
          <w:ilvl w:val="1"/>
          <w:numId w:val="2"/>
        </w:numPr>
        <w:ind w:firstLineChars="0"/>
        <w:rPr>
          <w:ins w:id="370" w:author="刘利军" w:date="2022-01-12T12:00:16Z"/>
        </w:rPr>
      </w:pPr>
      <w:r>
        <w:rPr>
          <w:rFonts w:hint="eastAsia"/>
          <w:lang w:eastAsia="zh-Hans"/>
        </w:rPr>
        <w:t>在</w:t>
      </w:r>
      <w:r>
        <w:rPr>
          <w:lang w:eastAsia="zh-Hans"/>
        </w:rPr>
        <w:t>HTML</w:t>
      </w:r>
      <w:r>
        <w:rPr>
          <w:rFonts w:hint="eastAsia"/>
          <w:lang w:eastAsia="zh-Hans"/>
        </w:rPr>
        <w:t>中不能使用小于号</w:t>
      </w:r>
      <w:r>
        <w:rPr>
          <w:lang w:eastAsia="zh-Hans"/>
        </w:rPr>
        <w:t>”&lt;”</w:t>
      </w:r>
      <w:r>
        <w:rPr>
          <w:rFonts w:hint="eastAsia"/>
          <w:lang w:eastAsia="zh-Hans"/>
        </w:rPr>
        <w:t>和大于号</w:t>
      </w:r>
      <w:r>
        <w:rPr>
          <w:lang w:eastAsia="zh-Hans"/>
        </w:rPr>
        <w:t>”&gt;”</w:t>
      </w:r>
      <w:r>
        <w:rPr>
          <w:rFonts w:hint="eastAsia"/>
          <w:lang w:eastAsia="zh-Hans"/>
        </w:rPr>
        <w:t>，浏览器会将它们作为标签解析，若要正确显示。在</w:t>
      </w:r>
      <w:r>
        <w:rPr>
          <w:lang w:eastAsia="zh-Hans"/>
        </w:rPr>
        <w:t>HTML</w:t>
      </w:r>
      <w:r>
        <w:rPr>
          <w:rFonts w:hint="eastAsia"/>
          <w:lang w:eastAsia="zh-Hans"/>
        </w:rPr>
        <w:t>源代码中使用字符实体。</w:t>
      </w:r>
    </w:p>
    <w:p>
      <w:pPr>
        <w:pStyle w:val="33"/>
        <w:numPr>
          <w:ilvl w:val="-1"/>
          <w:numId w:val="0"/>
        </w:numPr>
        <w:ind w:left="425" w:firstLine="0" w:firstLineChars="0"/>
        <w:rPr>
          <w:ins w:id="372" w:author="刘利军" w:date="2022-01-12T12:00:22Z"/>
          <w:rFonts w:hint="eastAsia" w:ascii="宋体" w:hAnsi="宋体" w:eastAsia="宋体" w:cs="宋体"/>
          <w:color w:val="000000" w:themeColor="text1"/>
          <w:shd w:val="clear" w:color="auto" w:fill="auto"/>
          <w:lang w:val="en-US" w:eastAsia="zh-Hans"/>
          <w:rPrChange w:id="373" w:author="刘利军" w:date="2022-01-12T12:01:53Z">
            <w:rPr>
              <w:ins w:id="374" w:author="刘利军" w:date="2022-01-12T12:00:22Z"/>
              <w:rFonts w:hint="eastAsia"/>
              <w:lang w:val="en-US" w:eastAsia="zh-Hans"/>
            </w:rPr>
          </w:rPrChange>
          <w14:textFill>
            <w14:solidFill>
              <w14:schemeClr w14:val="tx1"/>
            </w14:solidFill>
          </w14:textFill>
        </w:rPr>
        <w:pPrChange w:id="371" w:author="刘利军" w:date="2022-01-12T12:00:16Z">
          <w:pPr>
            <w:pStyle w:val="33"/>
            <w:numPr>
              <w:ilvl w:val="1"/>
              <w:numId w:val="2"/>
            </w:numPr>
            <w:ind w:firstLineChars="0"/>
          </w:pPr>
        </w:pPrChange>
      </w:pPr>
      <w:ins w:id="375" w:author="刘利军" w:date="2022-01-12T12:00:21Z">
        <w:r>
          <w:rPr>
            <w:rFonts w:hint="eastAsia" w:ascii="宋体" w:hAnsi="宋体" w:eastAsia="宋体" w:cs="宋体"/>
            <w:color w:val="000000" w:themeColor="text1"/>
            <w:shd w:val="clear" w:color="auto" w:fill="auto"/>
            <w:lang w:val="en-US" w:eastAsia="zh-Hans"/>
            <w:rPrChange w:id="376" w:author="刘利军" w:date="2022-01-12T12:01:53Z">
              <w:rPr>
                <w:rFonts w:hint="eastAsia"/>
                <w:lang w:val="en-US" w:eastAsia="zh-Hans"/>
              </w:rPr>
            </w:rPrChange>
            <w14:textFill>
              <w14:solidFill>
                <w14:schemeClr w14:val="tx1"/>
              </w14:solidFill>
            </w14:textFill>
          </w:rPr>
          <w:t>推荐：</w:t>
        </w:r>
      </w:ins>
    </w:p>
    <w:p>
      <w:pPr>
        <w:pStyle w:val="33"/>
        <w:numPr>
          <w:ilvl w:val="-1"/>
          <w:numId w:val="0"/>
        </w:numPr>
        <w:ind w:left="425" w:firstLine="0" w:firstLineChars="0"/>
        <w:rPr>
          <w:ins w:id="379" w:author="刘利军" w:date="2022-01-12T12:00:49Z"/>
          <w:rFonts w:hint="eastAsia" w:ascii="宋体" w:hAnsi="宋体" w:eastAsia="宋体" w:cs="宋体"/>
          <w:color w:val="000000" w:themeColor="text1"/>
          <w:shd w:val="clear" w:color="auto" w:fill="auto"/>
          <w:lang w:eastAsia="zh-Hans"/>
          <w:rPrChange w:id="380" w:author="刘利军" w:date="2022-01-12T12:01:53Z">
            <w:rPr>
              <w:ins w:id="381" w:author="刘利军" w:date="2022-01-12T12:00:49Z"/>
              <w:rFonts w:hint="default"/>
              <w:lang w:eastAsia="zh-Hans"/>
            </w:rPr>
          </w:rPrChange>
          <w14:textFill>
            <w14:solidFill>
              <w14:schemeClr w14:val="tx1"/>
            </w14:solidFill>
          </w14:textFill>
        </w:rPr>
        <w:pPrChange w:id="378" w:author="刘利军" w:date="2022-01-12T12:00:16Z">
          <w:pPr>
            <w:pStyle w:val="33"/>
            <w:numPr>
              <w:ilvl w:val="1"/>
              <w:numId w:val="2"/>
            </w:numPr>
            <w:ind w:firstLineChars="0"/>
          </w:pPr>
        </w:pPrChange>
      </w:pPr>
      <w:ins w:id="382" w:author="刘利军" w:date="2022-01-12T12:00:23Z">
        <w:r>
          <w:rPr>
            <w:rFonts w:hint="eastAsia" w:ascii="宋体" w:hAnsi="宋体" w:eastAsia="宋体" w:cs="宋体"/>
            <w:color w:val="000000" w:themeColor="text1"/>
            <w:shd w:val="clear" w:color="auto" w:fill="auto"/>
            <w:lang w:eastAsia="zh-Hans"/>
            <w:rPrChange w:id="383" w:author="刘利军" w:date="2022-01-12T12:01:53Z">
              <w:rPr>
                <w:rFonts w:hint="default"/>
                <w:lang w:eastAsia="zh-Hans"/>
              </w:rPr>
            </w:rPrChange>
            <w14:textFill>
              <w14:solidFill>
                <w14:schemeClr w14:val="tx1"/>
              </w14:solidFill>
            </w14:textFill>
          </w:rPr>
          <w:t>&lt;a</w:t>
        </w:r>
      </w:ins>
      <w:ins w:id="385" w:author="刘利军" w:date="2022-01-12T12:00:31Z">
        <w:r>
          <w:rPr>
            <w:rFonts w:hint="eastAsia" w:ascii="宋体" w:hAnsi="宋体" w:eastAsia="宋体" w:cs="宋体"/>
            <w:color w:val="000000" w:themeColor="text1"/>
            <w:shd w:val="clear" w:color="auto" w:fill="auto"/>
            <w:lang w:eastAsia="zh-Hans"/>
            <w:rPrChange w:id="386" w:author="刘利军" w:date="2022-01-12T12:01:53Z">
              <w:rPr>
                <w:rFonts w:hint="default"/>
                <w:lang w:eastAsia="zh-Hans"/>
              </w:rPr>
            </w:rPrChange>
            <w14:textFill>
              <w14:solidFill>
                <w14:schemeClr w14:val="tx1"/>
              </w14:solidFill>
            </w14:textFill>
          </w:rPr>
          <w:t xml:space="preserve"> </w:t>
        </w:r>
      </w:ins>
      <w:ins w:id="388" w:author="刘利军" w:date="2022-01-12T12:00:32Z">
        <w:r>
          <w:rPr>
            <w:rFonts w:hint="eastAsia" w:ascii="宋体" w:hAnsi="宋体" w:eastAsia="宋体" w:cs="宋体"/>
            <w:color w:val="000000" w:themeColor="text1"/>
            <w:shd w:val="clear" w:color="auto" w:fill="auto"/>
            <w:lang w:eastAsia="zh-Hans"/>
            <w:rPrChange w:id="389" w:author="刘利军" w:date="2022-01-12T12:01:53Z">
              <w:rPr>
                <w:rFonts w:hint="default"/>
                <w:lang w:eastAsia="zh-Hans"/>
              </w:rPr>
            </w:rPrChange>
            <w14:textFill>
              <w14:solidFill>
                <w14:schemeClr w14:val="tx1"/>
              </w14:solidFill>
            </w14:textFill>
          </w:rPr>
          <w:t>hr</w:t>
        </w:r>
      </w:ins>
      <w:ins w:id="391" w:author="刘利军" w:date="2022-01-12T12:00:33Z">
        <w:r>
          <w:rPr>
            <w:rFonts w:hint="eastAsia" w:ascii="宋体" w:hAnsi="宋体" w:eastAsia="宋体" w:cs="宋体"/>
            <w:color w:val="000000" w:themeColor="text1"/>
            <w:shd w:val="clear" w:color="auto" w:fill="auto"/>
            <w:lang w:eastAsia="zh-Hans"/>
            <w:rPrChange w:id="392" w:author="刘利军" w:date="2022-01-12T12:01:53Z">
              <w:rPr>
                <w:rFonts w:hint="default"/>
                <w:lang w:eastAsia="zh-Hans"/>
              </w:rPr>
            </w:rPrChange>
            <w14:textFill>
              <w14:solidFill>
                <w14:schemeClr w14:val="tx1"/>
              </w14:solidFill>
            </w14:textFill>
          </w:rPr>
          <w:t>ef</w:t>
        </w:r>
      </w:ins>
      <w:ins w:id="394" w:author="刘利军" w:date="2022-01-12T12:00:34Z">
        <w:r>
          <w:rPr>
            <w:rFonts w:hint="eastAsia" w:ascii="宋体" w:hAnsi="宋体" w:eastAsia="宋体" w:cs="宋体"/>
            <w:color w:val="000000" w:themeColor="text1"/>
            <w:shd w:val="clear" w:color="auto" w:fill="auto"/>
            <w:lang w:eastAsia="zh-Hans"/>
            <w:rPrChange w:id="395" w:author="刘利军" w:date="2022-01-12T12:01:53Z">
              <w:rPr>
                <w:rFonts w:hint="default"/>
                <w:lang w:eastAsia="zh-Hans"/>
              </w:rPr>
            </w:rPrChange>
            <w14:textFill>
              <w14:solidFill>
                <w14:schemeClr w14:val="tx1"/>
              </w14:solidFill>
            </w14:textFill>
          </w:rPr>
          <w:t>=”</w:t>
        </w:r>
      </w:ins>
      <w:ins w:id="397" w:author="刘利军" w:date="2022-01-12T12:00:36Z">
        <w:r>
          <w:rPr>
            <w:rFonts w:hint="eastAsia" w:ascii="宋体" w:hAnsi="宋体" w:eastAsia="宋体" w:cs="宋体"/>
            <w:color w:val="000000" w:themeColor="text1"/>
            <w:shd w:val="clear" w:color="auto" w:fill="auto"/>
            <w:lang w:eastAsia="zh-Hans"/>
            <w:rPrChange w:id="398" w:author="刘利军" w:date="2022-01-12T12:01:53Z">
              <w:rPr>
                <w:rFonts w:hint="default"/>
                <w:lang w:eastAsia="zh-Hans"/>
              </w:rPr>
            </w:rPrChange>
            <w14:textFill>
              <w14:solidFill>
                <w14:schemeClr w14:val="tx1"/>
              </w14:solidFill>
            </w14:textFill>
          </w:rPr>
          <w:t>#</w:t>
        </w:r>
      </w:ins>
      <w:ins w:id="400" w:author="刘利军" w:date="2022-01-12T12:00:34Z">
        <w:r>
          <w:rPr>
            <w:rFonts w:hint="eastAsia" w:ascii="宋体" w:hAnsi="宋体" w:eastAsia="宋体" w:cs="宋体"/>
            <w:color w:val="000000" w:themeColor="text1"/>
            <w:shd w:val="clear" w:color="auto" w:fill="auto"/>
            <w:lang w:eastAsia="zh-Hans"/>
            <w:rPrChange w:id="401" w:author="刘利军" w:date="2022-01-12T12:01:53Z">
              <w:rPr>
                <w:rFonts w:hint="default"/>
                <w:lang w:eastAsia="zh-Hans"/>
              </w:rPr>
            </w:rPrChange>
            <w14:textFill>
              <w14:solidFill>
                <w14:schemeClr w14:val="tx1"/>
              </w14:solidFill>
            </w14:textFill>
          </w:rPr>
          <w:t>”</w:t>
        </w:r>
      </w:ins>
      <w:ins w:id="403" w:author="刘利军" w:date="2022-01-12T12:00:28Z">
        <w:r>
          <w:rPr>
            <w:rFonts w:hint="eastAsia" w:ascii="宋体" w:hAnsi="宋体" w:eastAsia="宋体" w:cs="宋体"/>
            <w:color w:val="000000" w:themeColor="text1"/>
            <w:shd w:val="clear" w:color="auto" w:fill="auto"/>
            <w:lang w:eastAsia="zh-Hans"/>
            <w:rPrChange w:id="404" w:author="刘利军" w:date="2022-01-12T12:01:53Z">
              <w:rPr>
                <w:rFonts w:hint="default"/>
                <w:lang w:eastAsia="zh-Hans"/>
              </w:rPr>
            </w:rPrChange>
            <w14:textFill>
              <w14:solidFill>
                <w14:schemeClr w14:val="tx1"/>
              </w14:solidFill>
            </w14:textFill>
          </w:rPr>
          <w:t>&gt;</w:t>
        </w:r>
      </w:ins>
      <w:ins w:id="406" w:author="刘利军" w:date="2022-01-12T12:00:39Z">
        <w:r>
          <w:rPr>
            <w:rFonts w:hint="eastAsia" w:ascii="宋体" w:hAnsi="宋体" w:eastAsia="宋体" w:cs="宋体"/>
            <w:color w:val="000000" w:themeColor="text1"/>
            <w:shd w:val="clear" w:color="auto" w:fill="auto"/>
            <w:lang w:val="en-US" w:eastAsia="zh-Hans"/>
            <w:rPrChange w:id="407" w:author="刘利军" w:date="2022-01-12T12:01:53Z">
              <w:rPr>
                <w:rFonts w:hint="eastAsia"/>
                <w:lang w:val="en-US" w:eastAsia="zh-Hans"/>
              </w:rPr>
            </w:rPrChange>
            <w14:textFill>
              <w14:solidFill>
                <w14:schemeClr w14:val="tx1"/>
              </w14:solidFill>
            </w14:textFill>
          </w:rPr>
          <w:t>more</w:t>
        </w:r>
      </w:ins>
      <w:ins w:id="409" w:author="刘利军" w:date="2022-01-12T12:00:41Z">
        <w:r>
          <w:rPr>
            <w:rFonts w:hint="eastAsia" w:ascii="宋体" w:hAnsi="宋体" w:eastAsia="宋体" w:cs="宋体"/>
            <w:color w:val="000000" w:themeColor="text1"/>
            <w:shd w:val="clear" w:color="auto" w:fill="auto"/>
            <w:lang w:eastAsia="zh-Hans"/>
            <w:rPrChange w:id="410" w:author="刘利军" w:date="2022-01-12T12:01:53Z">
              <w:rPr>
                <w:rFonts w:hint="default"/>
                <w:lang w:eastAsia="zh-Hans"/>
              </w:rPr>
            </w:rPrChange>
            <w14:textFill>
              <w14:solidFill>
                <w14:schemeClr w14:val="tx1"/>
              </w14:solidFill>
            </w14:textFill>
          </w:rPr>
          <w:t>&amp;g</w:t>
        </w:r>
      </w:ins>
      <w:ins w:id="412" w:author="刘利军" w:date="2022-01-12T12:00:42Z">
        <w:r>
          <w:rPr>
            <w:rFonts w:hint="eastAsia" w:ascii="宋体" w:hAnsi="宋体" w:eastAsia="宋体" w:cs="宋体"/>
            <w:color w:val="000000" w:themeColor="text1"/>
            <w:shd w:val="clear" w:color="auto" w:fill="auto"/>
            <w:lang w:eastAsia="zh-Hans"/>
            <w:rPrChange w:id="413" w:author="刘利军" w:date="2022-01-12T12:01:53Z">
              <w:rPr>
                <w:rFonts w:hint="default"/>
                <w:lang w:eastAsia="zh-Hans"/>
              </w:rPr>
            </w:rPrChange>
            <w14:textFill>
              <w14:solidFill>
                <w14:schemeClr w14:val="tx1"/>
              </w14:solidFill>
            </w14:textFill>
          </w:rPr>
          <w:t>t</w:t>
        </w:r>
      </w:ins>
      <w:ins w:id="415" w:author="刘利军" w:date="2022-01-12T12:00:44Z">
        <w:r>
          <w:rPr>
            <w:rFonts w:hint="eastAsia" w:ascii="宋体" w:hAnsi="宋体" w:eastAsia="宋体" w:cs="宋体"/>
            <w:color w:val="000000" w:themeColor="text1"/>
            <w:shd w:val="clear" w:color="auto" w:fill="auto"/>
            <w:lang w:eastAsia="zh-Hans"/>
            <w:rPrChange w:id="416" w:author="刘利军" w:date="2022-01-12T12:01:53Z">
              <w:rPr>
                <w:rFonts w:hint="default"/>
                <w:lang w:eastAsia="zh-Hans"/>
              </w:rPr>
            </w:rPrChange>
            <w14:textFill>
              <w14:solidFill>
                <w14:schemeClr w14:val="tx1"/>
              </w14:solidFill>
            </w14:textFill>
          </w:rPr>
          <w:t>;</w:t>
        </w:r>
      </w:ins>
      <w:ins w:id="418" w:author="刘利军" w:date="2022-01-12T12:00:46Z">
        <w:r>
          <w:rPr>
            <w:rFonts w:hint="eastAsia" w:ascii="宋体" w:hAnsi="宋体" w:eastAsia="宋体" w:cs="宋体"/>
            <w:color w:val="000000" w:themeColor="text1"/>
            <w:shd w:val="clear" w:color="auto" w:fill="auto"/>
            <w:lang w:eastAsia="zh-Hans"/>
            <w:rPrChange w:id="419" w:author="刘利军" w:date="2022-01-12T12:01:53Z">
              <w:rPr>
                <w:rFonts w:hint="default"/>
                <w:lang w:eastAsia="zh-Hans"/>
              </w:rPr>
            </w:rPrChange>
            <w14:textFill>
              <w14:solidFill>
                <w14:schemeClr w14:val="tx1"/>
              </w14:solidFill>
            </w14:textFill>
          </w:rPr>
          <w:t>&amp;gt</w:t>
        </w:r>
      </w:ins>
      <w:ins w:id="421" w:author="刘利军" w:date="2022-01-12T12:00:48Z">
        <w:r>
          <w:rPr>
            <w:rFonts w:hint="eastAsia" w:ascii="宋体" w:hAnsi="宋体" w:eastAsia="宋体" w:cs="宋体"/>
            <w:color w:val="000000" w:themeColor="text1"/>
            <w:shd w:val="clear" w:color="auto" w:fill="auto"/>
            <w:lang w:eastAsia="zh-Hans"/>
            <w:rPrChange w:id="422" w:author="刘利军" w:date="2022-01-12T12:01:53Z">
              <w:rPr>
                <w:rFonts w:hint="default"/>
                <w:lang w:eastAsia="zh-Hans"/>
              </w:rPr>
            </w:rPrChange>
            <w14:textFill>
              <w14:solidFill>
                <w14:schemeClr w14:val="tx1"/>
              </w14:solidFill>
            </w14:textFill>
          </w:rPr>
          <w:t>;</w:t>
        </w:r>
      </w:ins>
      <w:ins w:id="424" w:author="刘利军" w:date="2022-01-12T12:00:28Z">
        <w:r>
          <w:rPr>
            <w:rFonts w:hint="eastAsia" w:ascii="宋体" w:hAnsi="宋体" w:eastAsia="宋体" w:cs="宋体"/>
            <w:color w:val="000000" w:themeColor="text1"/>
            <w:shd w:val="clear" w:color="auto" w:fill="auto"/>
            <w:lang w:eastAsia="zh-Hans"/>
            <w:rPrChange w:id="425" w:author="刘利军" w:date="2022-01-12T12:01:53Z">
              <w:rPr>
                <w:rFonts w:hint="default"/>
                <w:lang w:eastAsia="zh-Hans"/>
              </w:rPr>
            </w:rPrChange>
            <w14:textFill>
              <w14:solidFill>
                <w14:schemeClr w14:val="tx1"/>
              </w14:solidFill>
            </w14:textFill>
          </w:rPr>
          <w:t>&lt;</w:t>
        </w:r>
      </w:ins>
      <w:ins w:id="427" w:author="刘利军" w:date="2022-01-12T12:00:30Z">
        <w:r>
          <w:rPr>
            <w:rFonts w:hint="eastAsia" w:ascii="宋体" w:hAnsi="宋体" w:eastAsia="宋体" w:cs="宋体"/>
            <w:color w:val="000000" w:themeColor="text1"/>
            <w:shd w:val="clear" w:color="auto" w:fill="auto"/>
            <w:lang w:eastAsia="zh-Hans"/>
            <w:rPrChange w:id="428" w:author="刘利军" w:date="2022-01-12T12:01:53Z">
              <w:rPr>
                <w:rFonts w:hint="default"/>
                <w:lang w:eastAsia="zh-Hans"/>
              </w:rPr>
            </w:rPrChange>
            <w14:textFill>
              <w14:solidFill>
                <w14:schemeClr w14:val="tx1"/>
              </w14:solidFill>
            </w14:textFill>
          </w:rPr>
          <w:t>/a</w:t>
        </w:r>
      </w:ins>
      <w:ins w:id="430" w:author="刘利军" w:date="2022-01-12T12:00:29Z">
        <w:r>
          <w:rPr>
            <w:rFonts w:hint="eastAsia" w:ascii="宋体" w:hAnsi="宋体" w:eastAsia="宋体" w:cs="宋体"/>
            <w:color w:val="000000" w:themeColor="text1"/>
            <w:shd w:val="clear" w:color="auto" w:fill="auto"/>
            <w:lang w:eastAsia="zh-Hans"/>
            <w:rPrChange w:id="431" w:author="刘利军" w:date="2022-01-12T12:01:53Z">
              <w:rPr>
                <w:rFonts w:hint="default"/>
                <w:lang w:eastAsia="zh-Hans"/>
              </w:rPr>
            </w:rPrChange>
            <w14:textFill>
              <w14:solidFill>
                <w14:schemeClr w14:val="tx1"/>
              </w14:solidFill>
            </w14:textFill>
          </w:rPr>
          <w:t>&gt;</w:t>
        </w:r>
      </w:ins>
    </w:p>
    <w:p>
      <w:pPr>
        <w:pStyle w:val="33"/>
        <w:numPr>
          <w:ilvl w:val="-1"/>
          <w:numId w:val="0"/>
        </w:numPr>
        <w:ind w:left="425" w:firstLine="0" w:firstLineChars="0"/>
        <w:rPr>
          <w:ins w:id="434" w:author="刘利军" w:date="2022-01-12T12:00:54Z"/>
          <w:rFonts w:hint="eastAsia" w:ascii="宋体" w:hAnsi="宋体" w:eastAsia="宋体" w:cs="宋体"/>
          <w:color w:val="000000" w:themeColor="text1"/>
          <w:shd w:val="clear" w:color="auto" w:fill="auto"/>
          <w:lang w:val="en-US" w:eastAsia="zh-Hans"/>
          <w:rPrChange w:id="435" w:author="刘利军" w:date="2022-01-12T12:01:53Z">
            <w:rPr>
              <w:ins w:id="436" w:author="刘利军" w:date="2022-01-12T12:00:54Z"/>
              <w:rFonts w:hint="eastAsia"/>
              <w:lang w:val="en-US" w:eastAsia="zh-Hans"/>
            </w:rPr>
          </w:rPrChange>
          <w14:textFill>
            <w14:solidFill>
              <w14:schemeClr w14:val="tx1"/>
            </w14:solidFill>
          </w14:textFill>
        </w:rPr>
        <w:pPrChange w:id="433" w:author="刘利军" w:date="2022-01-12T12:00:16Z">
          <w:pPr>
            <w:pStyle w:val="33"/>
            <w:numPr>
              <w:ilvl w:val="1"/>
              <w:numId w:val="2"/>
            </w:numPr>
            <w:ind w:firstLineChars="0"/>
          </w:pPr>
        </w:pPrChange>
      </w:pPr>
      <w:ins w:id="437" w:author="刘利军" w:date="2022-01-12T12:00:53Z">
        <w:r>
          <w:rPr>
            <w:rFonts w:hint="eastAsia" w:ascii="宋体" w:hAnsi="宋体" w:eastAsia="宋体" w:cs="宋体"/>
            <w:color w:val="000000" w:themeColor="text1"/>
            <w:shd w:val="clear" w:color="auto" w:fill="auto"/>
            <w:lang w:val="en-US" w:eastAsia="zh-Hans"/>
            <w:rPrChange w:id="438" w:author="刘利军" w:date="2022-01-12T12:01:53Z">
              <w:rPr>
                <w:rFonts w:hint="eastAsia"/>
                <w:lang w:val="en-US" w:eastAsia="zh-Hans"/>
              </w:rPr>
            </w:rPrChange>
            <w14:textFill>
              <w14:solidFill>
                <w14:schemeClr w14:val="tx1"/>
              </w14:solidFill>
            </w14:textFill>
          </w:rPr>
          <w:t>不推荐：</w:t>
        </w:r>
      </w:ins>
    </w:p>
    <w:p>
      <w:pPr>
        <w:pStyle w:val="33"/>
        <w:numPr>
          <w:ilvl w:val="-1"/>
          <w:numId w:val="0"/>
        </w:numPr>
        <w:ind w:left="425" w:firstLine="0" w:firstLineChars="0"/>
        <w:rPr>
          <w:rFonts w:hint="eastAsia"/>
          <w:color w:val="000000" w:themeColor="text1"/>
          <w:shd w:val="clear" w:color="auto" w:fill="auto"/>
          <w:lang w:eastAsia="zh-Hans"/>
          <w:rPrChange w:id="441" w:author="刘利军" w:date="2022-01-12T12:01:53Z">
            <w:rPr>
              <w:rFonts w:hint="eastAsia"/>
              <w:lang w:eastAsia="zh-Hans"/>
            </w:rPr>
          </w:rPrChange>
          <w14:textFill>
            <w14:solidFill>
              <w14:schemeClr w14:val="tx1"/>
            </w14:solidFill>
          </w14:textFill>
        </w:rPr>
        <w:pPrChange w:id="440" w:author="刘利军" w:date="2022-01-12T12:00:16Z">
          <w:pPr>
            <w:pStyle w:val="33"/>
            <w:numPr>
              <w:ilvl w:val="1"/>
              <w:numId w:val="2"/>
            </w:numPr>
            <w:ind w:firstLineChars="0"/>
          </w:pPr>
        </w:pPrChange>
      </w:pPr>
      <w:ins w:id="442" w:author="刘利军" w:date="2022-01-12T12:00:55Z">
        <w:r>
          <w:rPr>
            <w:rFonts w:hint="eastAsia" w:ascii="宋体" w:hAnsi="宋体" w:eastAsia="宋体" w:cs="宋体"/>
            <w:color w:val="000000" w:themeColor="text1"/>
            <w:shd w:val="clear" w:color="auto" w:fill="auto"/>
            <w:lang w:eastAsia="zh-Hans"/>
            <w:rPrChange w:id="443" w:author="刘利军" w:date="2022-01-12T12:01:53Z">
              <w:rPr>
                <w:rFonts w:hint="default"/>
                <w:lang w:eastAsia="zh-Hans"/>
              </w:rPr>
            </w:rPrChange>
            <w14:textFill>
              <w14:solidFill>
                <w14:schemeClr w14:val="tx1"/>
              </w14:solidFill>
            </w14:textFill>
          </w:rPr>
          <w:t>&lt;a</w:t>
        </w:r>
      </w:ins>
      <w:ins w:id="445" w:author="刘利军" w:date="2022-01-12T12:00:59Z">
        <w:r>
          <w:rPr>
            <w:rFonts w:hint="eastAsia" w:ascii="宋体" w:hAnsi="宋体" w:eastAsia="宋体" w:cs="宋体"/>
            <w:color w:val="000000" w:themeColor="text1"/>
            <w:shd w:val="clear" w:color="auto" w:fill="auto"/>
            <w:lang w:eastAsia="zh-Hans"/>
            <w:rPrChange w:id="446" w:author="刘利军" w:date="2022-01-12T12:01:53Z">
              <w:rPr>
                <w:rFonts w:hint="default"/>
                <w:lang w:eastAsia="zh-Hans"/>
              </w:rPr>
            </w:rPrChange>
            <w14:textFill>
              <w14:solidFill>
                <w14:schemeClr w14:val="tx1"/>
              </w14:solidFill>
            </w14:textFill>
          </w:rPr>
          <w:t xml:space="preserve"> h</w:t>
        </w:r>
      </w:ins>
      <w:ins w:id="448" w:author="刘利军" w:date="2022-01-12T12:01:00Z">
        <w:r>
          <w:rPr>
            <w:rFonts w:hint="eastAsia" w:ascii="宋体" w:hAnsi="宋体" w:eastAsia="宋体" w:cs="宋体"/>
            <w:color w:val="000000" w:themeColor="text1"/>
            <w:shd w:val="clear" w:color="auto" w:fill="auto"/>
            <w:lang w:eastAsia="zh-Hans"/>
            <w:rPrChange w:id="449" w:author="刘利军" w:date="2022-01-12T12:01:53Z">
              <w:rPr>
                <w:rFonts w:hint="default"/>
                <w:lang w:eastAsia="zh-Hans"/>
              </w:rPr>
            </w:rPrChange>
            <w14:textFill>
              <w14:solidFill>
                <w14:schemeClr w14:val="tx1"/>
              </w14:solidFill>
            </w14:textFill>
          </w:rPr>
          <w:t>ref=</w:t>
        </w:r>
      </w:ins>
      <w:ins w:id="451" w:author="刘利军" w:date="2022-01-12T12:01:01Z">
        <w:r>
          <w:rPr>
            <w:rFonts w:hint="eastAsia" w:ascii="宋体" w:hAnsi="宋体" w:eastAsia="宋体" w:cs="宋体"/>
            <w:color w:val="000000" w:themeColor="text1"/>
            <w:shd w:val="clear" w:color="auto" w:fill="auto"/>
            <w:lang w:eastAsia="zh-Hans"/>
            <w:rPrChange w:id="452" w:author="刘利军" w:date="2022-01-12T12:01:53Z">
              <w:rPr>
                <w:rFonts w:hint="default"/>
                <w:lang w:eastAsia="zh-Hans"/>
              </w:rPr>
            </w:rPrChange>
            <w14:textFill>
              <w14:solidFill>
                <w14:schemeClr w14:val="tx1"/>
              </w14:solidFill>
            </w14:textFill>
          </w:rPr>
          <w:t>”</w:t>
        </w:r>
      </w:ins>
      <w:ins w:id="454" w:author="刘利军" w:date="2022-01-12T12:01:02Z">
        <w:r>
          <w:rPr>
            <w:rFonts w:hint="eastAsia" w:ascii="宋体" w:hAnsi="宋体" w:eastAsia="宋体" w:cs="宋体"/>
            <w:color w:val="000000" w:themeColor="text1"/>
            <w:shd w:val="clear" w:color="auto" w:fill="auto"/>
            <w:lang w:eastAsia="zh-Hans"/>
            <w:rPrChange w:id="455" w:author="刘利军" w:date="2022-01-12T12:01:53Z">
              <w:rPr>
                <w:rFonts w:hint="default"/>
                <w:lang w:eastAsia="zh-Hans"/>
              </w:rPr>
            </w:rPrChange>
            <w14:textFill>
              <w14:solidFill>
                <w14:schemeClr w14:val="tx1"/>
              </w14:solidFill>
            </w14:textFill>
          </w:rPr>
          <w:t>#</w:t>
        </w:r>
      </w:ins>
      <w:ins w:id="457" w:author="刘利军" w:date="2022-01-12T12:01:01Z">
        <w:r>
          <w:rPr>
            <w:rFonts w:hint="eastAsia" w:ascii="宋体" w:hAnsi="宋体" w:eastAsia="宋体" w:cs="宋体"/>
            <w:color w:val="000000" w:themeColor="text1"/>
            <w:shd w:val="clear" w:color="auto" w:fill="auto"/>
            <w:lang w:eastAsia="zh-Hans"/>
            <w:rPrChange w:id="458" w:author="刘利军" w:date="2022-01-12T12:01:53Z">
              <w:rPr>
                <w:rFonts w:hint="default"/>
                <w:lang w:eastAsia="zh-Hans"/>
              </w:rPr>
            </w:rPrChange>
            <w14:textFill>
              <w14:solidFill>
                <w14:schemeClr w14:val="tx1"/>
              </w14:solidFill>
            </w14:textFill>
          </w:rPr>
          <w:t>”</w:t>
        </w:r>
      </w:ins>
      <w:ins w:id="460" w:author="刘利军" w:date="2022-01-12T12:00:55Z">
        <w:r>
          <w:rPr>
            <w:rFonts w:hint="eastAsia" w:ascii="宋体" w:hAnsi="宋体" w:eastAsia="宋体" w:cs="宋体"/>
            <w:color w:val="000000" w:themeColor="text1"/>
            <w:shd w:val="clear" w:color="auto" w:fill="auto"/>
            <w:lang w:eastAsia="zh-Hans"/>
            <w:rPrChange w:id="461" w:author="刘利军" w:date="2022-01-12T12:01:53Z">
              <w:rPr>
                <w:rFonts w:hint="default"/>
                <w:lang w:eastAsia="zh-Hans"/>
              </w:rPr>
            </w:rPrChange>
            <w14:textFill>
              <w14:solidFill>
                <w14:schemeClr w14:val="tx1"/>
              </w14:solidFill>
            </w14:textFill>
          </w:rPr>
          <w:t>&gt;</w:t>
        </w:r>
      </w:ins>
      <w:ins w:id="463" w:author="刘利军" w:date="2022-01-12T12:01:05Z">
        <w:r>
          <w:rPr>
            <w:rFonts w:hint="eastAsia" w:ascii="宋体" w:hAnsi="宋体" w:eastAsia="宋体" w:cs="宋体"/>
            <w:color w:val="000000" w:themeColor="text1"/>
            <w:shd w:val="clear" w:color="auto" w:fill="auto"/>
            <w:lang w:eastAsia="zh-Hans"/>
            <w:rPrChange w:id="464" w:author="刘利军" w:date="2022-01-12T12:01:53Z">
              <w:rPr>
                <w:rFonts w:hint="default"/>
                <w:lang w:eastAsia="zh-Hans"/>
              </w:rPr>
            </w:rPrChange>
            <w14:textFill>
              <w14:solidFill>
                <w14:schemeClr w14:val="tx1"/>
              </w14:solidFill>
            </w14:textFill>
          </w:rPr>
          <w:t>m</w:t>
        </w:r>
      </w:ins>
      <w:ins w:id="466" w:author="刘利军" w:date="2022-01-12T12:01:06Z">
        <w:r>
          <w:rPr>
            <w:rFonts w:hint="eastAsia" w:ascii="宋体" w:hAnsi="宋体" w:eastAsia="宋体" w:cs="宋体"/>
            <w:color w:val="000000" w:themeColor="text1"/>
            <w:shd w:val="clear" w:color="auto" w:fill="auto"/>
            <w:lang w:eastAsia="zh-Hans"/>
            <w:rPrChange w:id="467" w:author="刘利军" w:date="2022-01-12T12:01:53Z">
              <w:rPr>
                <w:rFonts w:hint="default"/>
                <w:lang w:eastAsia="zh-Hans"/>
              </w:rPr>
            </w:rPrChange>
            <w14:textFill>
              <w14:solidFill>
                <w14:schemeClr w14:val="tx1"/>
              </w14:solidFill>
            </w14:textFill>
          </w:rPr>
          <w:t>ore&gt;</w:t>
        </w:r>
      </w:ins>
      <w:ins w:id="469" w:author="刘利军" w:date="2022-01-12T12:01:07Z">
        <w:r>
          <w:rPr>
            <w:rFonts w:hint="eastAsia" w:ascii="宋体" w:hAnsi="宋体" w:eastAsia="宋体" w:cs="宋体"/>
            <w:color w:val="000000" w:themeColor="text1"/>
            <w:shd w:val="clear" w:color="auto" w:fill="auto"/>
            <w:lang w:eastAsia="zh-Hans"/>
            <w:rPrChange w:id="470" w:author="刘利军" w:date="2022-01-12T12:01:53Z">
              <w:rPr>
                <w:rFonts w:hint="default"/>
                <w:lang w:eastAsia="zh-Hans"/>
              </w:rPr>
            </w:rPrChange>
            <w14:textFill>
              <w14:solidFill>
                <w14:schemeClr w14:val="tx1"/>
              </w14:solidFill>
            </w14:textFill>
          </w:rPr>
          <w:t>&gt;</w:t>
        </w:r>
      </w:ins>
      <w:ins w:id="472" w:author="刘利军" w:date="2022-01-12T12:00:56Z">
        <w:r>
          <w:rPr>
            <w:rFonts w:hint="eastAsia" w:ascii="宋体" w:hAnsi="宋体" w:eastAsia="宋体" w:cs="宋体"/>
            <w:color w:val="000000" w:themeColor="text1"/>
            <w:shd w:val="clear" w:color="auto" w:fill="auto"/>
            <w:lang w:eastAsia="zh-Hans"/>
            <w:rPrChange w:id="473" w:author="刘利军" w:date="2022-01-12T12:01:53Z">
              <w:rPr>
                <w:rFonts w:hint="default"/>
                <w:lang w:eastAsia="zh-Hans"/>
              </w:rPr>
            </w:rPrChange>
            <w14:textFill>
              <w14:solidFill>
                <w14:schemeClr w14:val="tx1"/>
              </w14:solidFill>
            </w14:textFill>
          </w:rPr>
          <w:t>&lt;</w:t>
        </w:r>
      </w:ins>
      <w:ins w:id="475" w:author="刘利军" w:date="2022-01-12T12:00:57Z">
        <w:r>
          <w:rPr>
            <w:rFonts w:hint="eastAsia" w:ascii="宋体" w:hAnsi="宋体" w:eastAsia="宋体" w:cs="宋体"/>
            <w:color w:val="000000" w:themeColor="text1"/>
            <w:shd w:val="clear" w:color="auto" w:fill="auto"/>
            <w:lang w:eastAsia="zh-Hans"/>
            <w:rPrChange w:id="476" w:author="刘利军" w:date="2022-01-12T12:01:53Z">
              <w:rPr>
                <w:rFonts w:hint="default"/>
                <w:lang w:eastAsia="zh-Hans"/>
              </w:rPr>
            </w:rPrChange>
            <w14:textFill>
              <w14:solidFill>
                <w14:schemeClr w14:val="tx1"/>
              </w14:solidFill>
            </w14:textFill>
          </w:rPr>
          <w:t>/a</w:t>
        </w:r>
      </w:ins>
      <w:ins w:id="478" w:author="刘利军" w:date="2022-01-12T12:00:56Z">
        <w:r>
          <w:rPr>
            <w:rFonts w:hint="eastAsia" w:ascii="宋体" w:hAnsi="宋体" w:eastAsia="宋体" w:cs="宋体"/>
            <w:color w:val="000000" w:themeColor="text1"/>
            <w:shd w:val="clear" w:color="auto" w:fill="auto"/>
            <w:lang w:eastAsia="zh-Hans"/>
            <w:rPrChange w:id="479" w:author="刘利军" w:date="2022-01-12T12:01:53Z">
              <w:rPr>
                <w:rFonts w:hint="default"/>
                <w:lang w:eastAsia="zh-Hans"/>
              </w:rPr>
            </w:rPrChange>
            <w14:textFill>
              <w14:solidFill>
                <w14:schemeClr w14:val="tx1"/>
              </w14:solidFill>
            </w14:textFill>
          </w:rPr>
          <w:t>&gt;</w:t>
        </w:r>
      </w:ins>
    </w:p>
    <w:p>
      <w:pPr>
        <w:pStyle w:val="33"/>
        <w:numPr>
          <w:ilvl w:val="0"/>
          <w:numId w:val="2"/>
        </w:numPr>
        <w:ind w:firstLineChars="0"/>
      </w:pPr>
      <w:r>
        <w:rPr>
          <w:rFonts w:hint="eastAsia"/>
        </w:rPr>
        <w:t>代码嵌套</w:t>
      </w:r>
    </w:p>
    <w:p>
      <w:pPr>
        <w:pStyle w:val="33"/>
        <w:numPr>
          <w:ilvl w:val="1"/>
          <w:numId w:val="2"/>
        </w:numPr>
        <w:ind w:firstLineChars="0"/>
        <w:rPr>
          <w:ins w:id="481" w:author="刘利军" w:date="2022-01-12T12:02:37Z"/>
        </w:rPr>
      </w:pPr>
      <w:r>
        <w:rPr>
          <w:rFonts w:hint="eastAsia"/>
          <w:lang w:eastAsia="zh-Hans"/>
        </w:rPr>
        <w:t>元素嵌套规范，每个块状元素独立一行，内联元素可选。</w:t>
      </w:r>
    </w:p>
    <w:p>
      <w:pPr>
        <w:pStyle w:val="33"/>
        <w:numPr>
          <w:ilvl w:val="-1"/>
          <w:numId w:val="0"/>
        </w:numPr>
        <w:ind w:left="425" w:firstLine="0" w:firstLineChars="0"/>
        <w:rPr>
          <w:ins w:id="483" w:author="刘利军" w:date="2022-01-12T12:02:43Z"/>
          <w:rFonts w:hint="eastAsia" w:ascii="宋体" w:hAnsi="宋体" w:eastAsia="宋体" w:cs="宋体"/>
          <w:color w:val="000000" w:themeColor="text1"/>
          <w:lang w:val="en-US" w:eastAsia="zh-Hans"/>
          <w:rPrChange w:id="484" w:author="刘利军" w:date="2022-01-12T12:42:32Z">
            <w:rPr>
              <w:ins w:id="485" w:author="刘利军" w:date="2022-01-12T12:02:43Z"/>
              <w:rFonts w:hint="eastAsia"/>
              <w:lang w:val="en-US" w:eastAsia="zh-Hans"/>
            </w:rPr>
          </w:rPrChange>
          <w14:textFill>
            <w14:solidFill>
              <w14:schemeClr w14:val="tx1"/>
            </w14:solidFill>
          </w14:textFill>
        </w:rPr>
        <w:pPrChange w:id="482" w:author="刘利军" w:date="2022-01-12T12:02:38Z">
          <w:pPr>
            <w:pStyle w:val="33"/>
            <w:numPr>
              <w:ilvl w:val="1"/>
              <w:numId w:val="2"/>
            </w:numPr>
            <w:ind w:firstLineChars="0"/>
          </w:pPr>
        </w:pPrChange>
      </w:pPr>
      <w:ins w:id="486" w:author="刘利军" w:date="2022-01-12T12:02:40Z">
        <w:r>
          <w:rPr>
            <w:rFonts w:hint="eastAsia" w:ascii="宋体" w:hAnsi="宋体" w:eastAsia="宋体" w:cs="宋体"/>
            <w:color w:val="000000" w:themeColor="text1"/>
            <w:lang w:val="en-US" w:eastAsia="zh-Hans"/>
            <w:rPrChange w:id="487" w:author="刘利军" w:date="2022-01-12T12:42:32Z">
              <w:rPr>
                <w:rFonts w:hint="eastAsia"/>
                <w:lang w:val="en-US" w:eastAsia="zh-Hans"/>
              </w:rPr>
            </w:rPrChange>
            <w14:textFill>
              <w14:solidFill>
                <w14:schemeClr w14:val="tx1"/>
              </w14:solidFill>
            </w14:textFill>
          </w:rPr>
          <w:t>推荐</w:t>
        </w:r>
      </w:ins>
      <w:ins w:id="489" w:author="刘利军" w:date="2022-01-12T12:02:41Z">
        <w:r>
          <w:rPr>
            <w:rFonts w:hint="eastAsia" w:ascii="宋体" w:hAnsi="宋体" w:eastAsia="宋体" w:cs="宋体"/>
            <w:color w:val="000000" w:themeColor="text1"/>
            <w:lang w:val="en-US" w:eastAsia="zh-Hans"/>
            <w:rPrChange w:id="490" w:author="刘利军" w:date="2022-01-12T12:42:32Z">
              <w:rPr>
                <w:rFonts w:hint="eastAsia"/>
                <w:lang w:val="en-US" w:eastAsia="zh-Hans"/>
              </w:rPr>
            </w:rPrChange>
            <w14:textFill>
              <w14:solidFill>
                <w14:schemeClr w14:val="tx1"/>
              </w14:solidFill>
            </w14:textFill>
          </w:rPr>
          <w:t>：</w:t>
        </w:r>
      </w:ins>
    </w:p>
    <w:p>
      <w:pPr>
        <w:pStyle w:val="33"/>
        <w:numPr>
          <w:ilvl w:val="-1"/>
          <w:numId w:val="0"/>
        </w:numPr>
        <w:ind w:left="425" w:firstLine="0" w:firstLineChars="0"/>
        <w:rPr>
          <w:ins w:id="493" w:author="刘利军" w:date="2022-01-12T12:02:51Z"/>
          <w:rFonts w:hint="eastAsia" w:ascii="宋体" w:hAnsi="宋体" w:eastAsia="宋体" w:cs="宋体"/>
          <w:color w:val="000000" w:themeColor="text1"/>
          <w:lang w:eastAsia="zh-Hans"/>
          <w:rPrChange w:id="494" w:author="刘利军" w:date="2022-01-12T12:42:32Z">
            <w:rPr>
              <w:ins w:id="495" w:author="刘利军" w:date="2022-01-12T12:02:51Z"/>
              <w:rFonts w:hint="default"/>
              <w:lang w:eastAsia="zh-Hans"/>
            </w:rPr>
          </w:rPrChange>
          <w14:textFill>
            <w14:solidFill>
              <w14:schemeClr w14:val="tx1"/>
            </w14:solidFill>
          </w14:textFill>
        </w:rPr>
        <w:pPrChange w:id="492" w:author="刘利军" w:date="2022-01-12T12:02:38Z">
          <w:pPr>
            <w:pStyle w:val="33"/>
            <w:numPr>
              <w:ilvl w:val="1"/>
              <w:numId w:val="2"/>
            </w:numPr>
            <w:ind w:firstLineChars="0"/>
          </w:pPr>
        </w:pPrChange>
      </w:pPr>
      <w:ins w:id="496" w:author="刘利军" w:date="2022-01-12T12:02:43Z">
        <w:r>
          <w:rPr>
            <w:rFonts w:hint="eastAsia" w:ascii="宋体" w:hAnsi="宋体" w:eastAsia="宋体" w:cs="宋体"/>
            <w:color w:val="000000" w:themeColor="text1"/>
            <w:lang w:eastAsia="zh-Hans"/>
            <w:rPrChange w:id="497" w:author="刘利军" w:date="2022-01-12T12:42:32Z">
              <w:rPr>
                <w:rFonts w:hint="default"/>
                <w:lang w:eastAsia="zh-Hans"/>
              </w:rPr>
            </w:rPrChange>
            <w14:textFill>
              <w14:solidFill>
                <w14:schemeClr w14:val="tx1"/>
              </w14:solidFill>
            </w14:textFill>
          </w:rPr>
          <w:t>&lt;</w:t>
        </w:r>
      </w:ins>
      <w:ins w:id="499" w:author="刘利军" w:date="2022-01-12T12:02:44Z">
        <w:r>
          <w:rPr>
            <w:rFonts w:hint="eastAsia" w:ascii="宋体" w:hAnsi="宋体" w:eastAsia="宋体" w:cs="宋体"/>
            <w:color w:val="000000" w:themeColor="text1"/>
            <w:lang w:eastAsia="zh-Hans"/>
            <w:rPrChange w:id="500" w:author="刘利军" w:date="2022-01-12T12:42:32Z">
              <w:rPr>
                <w:rFonts w:hint="default"/>
                <w:lang w:eastAsia="zh-Hans"/>
              </w:rPr>
            </w:rPrChange>
            <w14:textFill>
              <w14:solidFill>
                <w14:schemeClr w14:val="tx1"/>
              </w14:solidFill>
            </w14:textFill>
          </w:rPr>
          <w:t>div</w:t>
        </w:r>
      </w:ins>
      <w:ins w:id="502" w:author="刘利军" w:date="2022-01-12T12:02:45Z">
        <w:r>
          <w:rPr>
            <w:rFonts w:hint="eastAsia" w:ascii="宋体" w:hAnsi="宋体" w:eastAsia="宋体" w:cs="宋体"/>
            <w:color w:val="000000" w:themeColor="text1"/>
            <w:lang w:eastAsia="zh-Hans"/>
            <w:rPrChange w:id="503" w:author="刘利军" w:date="2022-01-12T12:42:32Z">
              <w:rPr>
                <w:rFonts w:hint="default"/>
                <w:lang w:eastAsia="zh-Hans"/>
              </w:rPr>
            </w:rPrChange>
            <w14:textFill>
              <w14:solidFill>
                <w14:schemeClr w14:val="tx1"/>
              </w14:solidFill>
            </w14:textFill>
          </w:rPr>
          <w:t>&gt;</w:t>
        </w:r>
      </w:ins>
    </w:p>
    <w:p>
      <w:pPr>
        <w:pStyle w:val="33"/>
        <w:numPr>
          <w:ilvl w:val="-1"/>
          <w:numId w:val="0"/>
        </w:numPr>
        <w:ind w:left="425" w:firstLine="420" w:firstLineChars="0"/>
        <w:rPr>
          <w:ins w:id="506" w:author="刘利军" w:date="2022-01-12T12:03:01Z"/>
          <w:rFonts w:hint="eastAsia" w:ascii="宋体" w:hAnsi="宋体" w:eastAsia="宋体" w:cs="宋体"/>
          <w:color w:val="000000" w:themeColor="text1"/>
          <w:lang w:eastAsia="zh-Hans"/>
          <w:rPrChange w:id="507" w:author="刘利军" w:date="2022-01-12T12:42:32Z">
            <w:rPr>
              <w:ins w:id="508" w:author="刘利军" w:date="2022-01-12T12:03:01Z"/>
              <w:rFonts w:hint="default"/>
              <w:lang w:eastAsia="zh-Hans"/>
            </w:rPr>
          </w:rPrChange>
          <w14:textFill>
            <w14:solidFill>
              <w14:schemeClr w14:val="tx1"/>
            </w14:solidFill>
          </w14:textFill>
        </w:rPr>
        <w:pPrChange w:id="505" w:author="刘利军" w:date="2022-01-12T12:02:58Z">
          <w:pPr>
            <w:pStyle w:val="33"/>
            <w:numPr>
              <w:ilvl w:val="1"/>
              <w:numId w:val="2"/>
            </w:numPr>
            <w:ind w:firstLineChars="0"/>
          </w:pPr>
        </w:pPrChange>
      </w:pPr>
      <w:ins w:id="509" w:author="刘利军" w:date="2022-01-12T12:02:52Z">
        <w:r>
          <w:rPr>
            <w:rFonts w:hint="eastAsia" w:ascii="宋体" w:hAnsi="宋体" w:eastAsia="宋体" w:cs="宋体"/>
            <w:color w:val="000000" w:themeColor="text1"/>
            <w:lang w:eastAsia="zh-Hans"/>
            <w:rPrChange w:id="510" w:author="刘利军" w:date="2022-01-12T12:42:32Z">
              <w:rPr>
                <w:rFonts w:hint="default"/>
                <w:lang w:eastAsia="zh-Hans"/>
              </w:rPr>
            </w:rPrChange>
            <w14:textFill>
              <w14:solidFill>
                <w14:schemeClr w14:val="tx1"/>
              </w14:solidFill>
            </w14:textFill>
          </w:rPr>
          <w:t>&lt;</w:t>
        </w:r>
      </w:ins>
      <w:ins w:id="512" w:author="刘利军" w:date="2022-01-12T12:02:53Z">
        <w:r>
          <w:rPr>
            <w:rFonts w:hint="eastAsia" w:ascii="宋体" w:hAnsi="宋体" w:eastAsia="宋体" w:cs="宋体"/>
            <w:color w:val="000000" w:themeColor="text1"/>
            <w:lang w:eastAsia="zh-Hans"/>
            <w:rPrChange w:id="513" w:author="刘利军" w:date="2022-01-12T12:42:32Z">
              <w:rPr>
                <w:rFonts w:hint="default"/>
                <w:lang w:eastAsia="zh-Hans"/>
              </w:rPr>
            </w:rPrChange>
            <w14:textFill>
              <w14:solidFill>
                <w14:schemeClr w14:val="tx1"/>
              </w14:solidFill>
            </w14:textFill>
          </w:rPr>
          <w:t>h1&gt;</w:t>
        </w:r>
      </w:ins>
      <w:ins w:id="515" w:author="刘利军" w:date="2022-01-12T12:02:54Z">
        <w:r>
          <w:rPr>
            <w:rFonts w:hint="eastAsia" w:ascii="宋体" w:hAnsi="宋体" w:eastAsia="宋体" w:cs="宋体"/>
            <w:color w:val="000000" w:themeColor="text1"/>
            <w:lang w:eastAsia="zh-Hans"/>
            <w:rPrChange w:id="516" w:author="刘利军" w:date="2022-01-12T12:42:32Z">
              <w:rPr>
                <w:rFonts w:hint="default"/>
                <w:lang w:eastAsia="zh-Hans"/>
              </w:rPr>
            </w:rPrChange>
            <w14:textFill>
              <w14:solidFill>
                <w14:schemeClr w14:val="tx1"/>
              </w14:solidFill>
            </w14:textFill>
          </w:rPr>
          <w:t>&lt;/</w:t>
        </w:r>
      </w:ins>
      <w:ins w:id="518" w:author="刘利军" w:date="2022-01-12T12:02:55Z">
        <w:r>
          <w:rPr>
            <w:rFonts w:hint="eastAsia" w:ascii="宋体" w:hAnsi="宋体" w:eastAsia="宋体" w:cs="宋体"/>
            <w:color w:val="000000" w:themeColor="text1"/>
            <w:lang w:eastAsia="zh-Hans"/>
            <w:rPrChange w:id="519" w:author="刘利军" w:date="2022-01-12T12:42:32Z">
              <w:rPr>
                <w:rFonts w:hint="default"/>
                <w:lang w:eastAsia="zh-Hans"/>
              </w:rPr>
            </w:rPrChange>
            <w14:textFill>
              <w14:solidFill>
                <w14:schemeClr w14:val="tx1"/>
              </w14:solidFill>
            </w14:textFill>
          </w:rPr>
          <w:t>h1</w:t>
        </w:r>
      </w:ins>
      <w:ins w:id="521" w:author="刘利军" w:date="2022-01-12T12:02:54Z">
        <w:r>
          <w:rPr>
            <w:rFonts w:hint="eastAsia" w:ascii="宋体" w:hAnsi="宋体" w:eastAsia="宋体" w:cs="宋体"/>
            <w:color w:val="000000" w:themeColor="text1"/>
            <w:lang w:eastAsia="zh-Hans"/>
            <w:rPrChange w:id="522" w:author="刘利军" w:date="2022-01-12T12:42:32Z">
              <w:rPr>
                <w:rFonts w:hint="default"/>
                <w:lang w:eastAsia="zh-Hans"/>
              </w:rPr>
            </w:rPrChange>
            <w14:textFill>
              <w14:solidFill>
                <w14:schemeClr w14:val="tx1"/>
              </w14:solidFill>
            </w14:textFill>
          </w:rPr>
          <w:t>&gt;</w:t>
        </w:r>
      </w:ins>
    </w:p>
    <w:p>
      <w:pPr>
        <w:pStyle w:val="33"/>
        <w:numPr>
          <w:ilvl w:val="-1"/>
          <w:numId w:val="0"/>
        </w:numPr>
        <w:ind w:left="425" w:firstLine="420" w:firstLineChars="0"/>
        <w:rPr>
          <w:ins w:id="525" w:author="刘利军" w:date="2022-01-12T12:02:51Z"/>
          <w:rFonts w:hint="eastAsia" w:ascii="宋体" w:hAnsi="宋体" w:eastAsia="宋体" w:cs="宋体"/>
          <w:color w:val="000000" w:themeColor="text1"/>
          <w:lang w:eastAsia="zh-Hans"/>
          <w:rPrChange w:id="526" w:author="刘利军" w:date="2022-01-12T12:42:32Z">
            <w:rPr>
              <w:ins w:id="527" w:author="刘利军" w:date="2022-01-12T12:02:51Z"/>
              <w:rFonts w:hint="default"/>
              <w:lang w:eastAsia="zh-Hans"/>
            </w:rPr>
          </w:rPrChange>
          <w14:textFill>
            <w14:solidFill>
              <w14:schemeClr w14:val="tx1"/>
            </w14:solidFill>
          </w14:textFill>
        </w:rPr>
        <w:pPrChange w:id="524" w:author="刘利军" w:date="2022-01-12T12:02:58Z">
          <w:pPr>
            <w:pStyle w:val="33"/>
            <w:numPr>
              <w:ilvl w:val="1"/>
              <w:numId w:val="2"/>
            </w:numPr>
            <w:ind w:firstLineChars="0"/>
          </w:pPr>
        </w:pPrChange>
      </w:pPr>
      <w:ins w:id="528" w:author="刘利军" w:date="2022-01-12T12:03:02Z">
        <w:r>
          <w:rPr>
            <w:rFonts w:hint="eastAsia" w:ascii="宋体" w:hAnsi="宋体" w:eastAsia="宋体" w:cs="宋体"/>
            <w:color w:val="000000" w:themeColor="text1"/>
            <w:lang w:eastAsia="zh-Hans"/>
            <w:rPrChange w:id="529" w:author="刘利军" w:date="2022-01-12T12:42:32Z">
              <w:rPr>
                <w:rFonts w:hint="default"/>
                <w:lang w:eastAsia="zh-Hans"/>
              </w:rPr>
            </w:rPrChange>
            <w14:textFill>
              <w14:solidFill>
                <w14:schemeClr w14:val="tx1"/>
              </w14:solidFill>
            </w14:textFill>
          </w:rPr>
          <w:t>&lt;p&gt;</w:t>
        </w:r>
      </w:ins>
      <w:ins w:id="531" w:author="刘利军" w:date="2022-01-12T12:03:03Z">
        <w:r>
          <w:rPr>
            <w:rFonts w:hint="eastAsia" w:ascii="宋体" w:hAnsi="宋体" w:eastAsia="宋体" w:cs="宋体"/>
            <w:color w:val="000000" w:themeColor="text1"/>
            <w:lang w:eastAsia="zh-Hans"/>
            <w:rPrChange w:id="532" w:author="刘利军" w:date="2022-01-12T12:42:32Z">
              <w:rPr>
                <w:rFonts w:hint="default"/>
                <w:lang w:eastAsia="zh-Hans"/>
              </w:rPr>
            </w:rPrChange>
            <w14:textFill>
              <w14:solidFill>
                <w14:schemeClr w14:val="tx1"/>
              </w14:solidFill>
            </w14:textFill>
          </w:rPr>
          <w:t>&lt;</w:t>
        </w:r>
      </w:ins>
      <w:ins w:id="534" w:author="刘利军" w:date="2022-01-12T12:03:05Z">
        <w:r>
          <w:rPr>
            <w:rFonts w:hint="eastAsia" w:ascii="宋体" w:hAnsi="宋体" w:eastAsia="宋体" w:cs="宋体"/>
            <w:color w:val="000000" w:themeColor="text1"/>
            <w:lang w:eastAsia="zh-Hans"/>
            <w:rPrChange w:id="535" w:author="刘利军" w:date="2022-01-12T12:42:32Z">
              <w:rPr>
                <w:rFonts w:hint="default"/>
                <w:lang w:eastAsia="zh-Hans"/>
              </w:rPr>
            </w:rPrChange>
            <w14:textFill>
              <w14:solidFill>
                <w14:schemeClr w14:val="tx1"/>
              </w14:solidFill>
            </w14:textFill>
          </w:rPr>
          <w:t>/p</w:t>
        </w:r>
      </w:ins>
      <w:ins w:id="537" w:author="刘利军" w:date="2022-01-12T12:03:03Z">
        <w:r>
          <w:rPr>
            <w:rFonts w:hint="eastAsia" w:ascii="宋体" w:hAnsi="宋体" w:eastAsia="宋体" w:cs="宋体"/>
            <w:color w:val="000000" w:themeColor="text1"/>
            <w:lang w:eastAsia="zh-Hans"/>
            <w:rPrChange w:id="538" w:author="刘利军" w:date="2022-01-12T12:42:32Z">
              <w:rPr>
                <w:rFonts w:hint="default"/>
                <w:lang w:eastAsia="zh-Hans"/>
              </w:rPr>
            </w:rPrChange>
            <w14:textFill>
              <w14:solidFill>
                <w14:schemeClr w14:val="tx1"/>
              </w14:solidFill>
            </w14:textFill>
          </w:rPr>
          <w:t>&gt;</w:t>
        </w:r>
      </w:ins>
    </w:p>
    <w:p>
      <w:pPr>
        <w:pStyle w:val="33"/>
        <w:numPr>
          <w:ilvl w:val="-1"/>
          <w:numId w:val="0"/>
        </w:numPr>
        <w:ind w:left="425" w:firstLine="0" w:firstLineChars="0"/>
        <w:rPr>
          <w:ins w:id="541" w:author="刘利军" w:date="2022-01-12T12:03:17Z"/>
          <w:rFonts w:hint="eastAsia" w:ascii="宋体" w:hAnsi="宋体" w:eastAsia="宋体" w:cs="宋体"/>
          <w:color w:val="000000" w:themeColor="text1"/>
          <w:lang w:eastAsia="zh-Hans"/>
          <w:rPrChange w:id="542" w:author="刘利军" w:date="2022-01-12T12:42:32Z">
            <w:rPr>
              <w:ins w:id="543" w:author="刘利军" w:date="2022-01-12T12:03:17Z"/>
              <w:rFonts w:hint="default"/>
              <w:lang w:eastAsia="zh-Hans"/>
            </w:rPr>
          </w:rPrChange>
          <w14:textFill>
            <w14:solidFill>
              <w14:schemeClr w14:val="tx1"/>
            </w14:solidFill>
          </w14:textFill>
        </w:rPr>
        <w:pPrChange w:id="540" w:author="刘利军" w:date="2022-01-12T12:02:38Z">
          <w:pPr>
            <w:pStyle w:val="33"/>
            <w:numPr>
              <w:ilvl w:val="1"/>
              <w:numId w:val="2"/>
            </w:numPr>
            <w:ind w:firstLineChars="0"/>
          </w:pPr>
        </w:pPrChange>
      </w:pPr>
      <w:ins w:id="544" w:author="刘利军" w:date="2022-01-12T12:02:45Z">
        <w:r>
          <w:rPr>
            <w:rFonts w:hint="eastAsia" w:ascii="宋体" w:hAnsi="宋体" w:eastAsia="宋体" w:cs="宋体"/>
            <w:color w:val="000000" w:themeColor="text1"/>
            <w:lang w:eastAsia="zh-Hans"/>
            <w:rPrChange w:id="545" w:author="刘利军" w:date="2022-01-12T12:42:32Z">
              <w:rPr>
                <w:rFonts w:hint="default"/>
                <w:lang w:eastAsia="zh-Hans"/>
              </w:rPr>
            </w:rPrChange>
            <w14:textFill>
              <w14:solidFill>
                <w14:schemeClr w14:val="tx1"/>
              </w14:solidFill>
            </w14:textFill>
          </w:rPr>
          <w:t>&lt;</w:t>
        </w:r>
      </w:ins>
      <w:ins w:id="547" w:author="刘利军" w:date="2022-01-12T12:02:46Z">
        <w:r>
          <w:rPr>
            <w:rFonts w:hint="eastAsia" w:ascii="宋体" w:hAnsi="宋体" w:eastAsia="宋体" w:cs="宋体"/>
            <w:color w:val="000000" w:themeColor="text1"/>
            <w:lang w:eastAsia="zh-Hans"/>
            <w:rPrChange w:id="548" w:author="刘利军" w:date="2022-01-12T12:42:32Z">
              <w:rPr>
                <w:rFonts w:hint="default"/>
                <w:lang w:eastAsia="zh-Hans"/>
              </w:rPr>
            </w:rPrChange>
            <w14:textFill>
              <w14:solidFill>
                <w14:schemeClr w14:val="tx1"/>
              </w14:solidFill>
            </w14:textFill>
          </w:rPr>
          <w:t>/</w:t>
        </w:r>
      </w:ins>
      <w:ins w:id="550" w:author="刘利军" w:date="2022-01-12T12:02:47Z">
        <w:r>
          <w:rPr>
            <w:rFonts w:hint="eastAsia" w:ascii="宋体" w:hAnsi="宋体" w:eastAsia="宋体" w:cs="宋体"/>
            <w:color w:val="000000" w:themeColor="text1"/>
            <w:lang w:eastAsia="zh-Hans"/>
            <w:rPrChange w:id="551" w:author="刘利军" w:date="2022-01-12T12:42:32Z">
              <w:rPr>
                <w:rFonts w:hint="default"/>
                <w:lang w:eastAsia="zh-Hans"/>
              </w:rPr>
            </w:rPrChange>
            <w14:textFill>
              <w14:solidFill>
                <w14:schemeClr w14:val="tx1"/>
              </w14:solidFill>
            </w14:textFill>
          </w:rPr>
          <w:t>div</w:t>
        </w:r>
      </w:ins>
      <w:ins w:id="553" w:author="刘利军" w:date="2022-01-12T12:02:45Z">
        <w:r>
          <w:rPr>
            <w:rFonts w:hint="eastAsia" w:ascii="宋体" w:hAnsi="宋体" w:eastAsia="宋体" w:cs="宋体"/>
            <w:color w:val="000000" w:themeColor="text1"/>
            <w:lang w:eastAsia="zh-Hans"/>
            <w:rPrChange w:id="554" w:author="刘利军" w:date="2022-01-12T12:42:32Z">
              <w:rPr>
                <w:rFonts w:hint="default"/>
                <w:lang w:eastAsia="zh-Hans"/>
              </w:rPr>
            </w:rPrChange>
            <w14:textFill>
              <w14:solidFill>
                <w14:schemeClr w14:val="tx1"/>
              </w14:solidFill>
            </w14:textFill>
          </w:rPr>
          <w:t>&gt;</w:t>
        </w:r>
      </w:ins>
    </w:p>
    <w:p>
      <w:pPr>
        <w:pStyle w:val="33"/>
        <w:numPr>
          <w:ilvl w:val="-1"/>
          <w:numId w:val="0"/>
        </w:numPr>
        <w:ind w:left="425" w:firstLine="0" w:firstLineChars="0"/>
        <w:rPr>
          <w:ins w:id="557" w:author="刘利军" w:date="2022-01-12T12:03:35Z"/>
          <w:rFonts w:hint="eastAsia" w:ascii="宋体" w:hAnsi="宋体" w:eastAsia="宋体" w:cs="宋体"/>
          <w:color w:val="000000" w:themeColor="text1"/>
          <w:lang w:eastAsia="zh-Hans"/>
          <w:rPrChange w:id="558" w:author="刘利军" w:date="2022-01-12T12:42:32Z">
            <w:rPr>
              <w:ins w:id="559" w:author="刘利军" w:date="2022-01-12T12:03:35Z"/>
              <w:rFonts w:hint="default"/>
              <w:lang w:eastAsia="zh-Hans"/>
            </w:rPr>
          </w:rPrChange>
          <w14:textFill>
            <w14:solidFill>
              <w14:schemeClr w14:val="tx1"/>
            </w14:solidFill>
          </w14:textFill>
        </w:rPr>
        <w:pPrChange w:id="556" w:author="刘利军" w:date="2022-01-12T12:02:38Z">
          <w:pPr>
            <w:pStyle w:val="33"/>
            <w:numPr>
              <w:ilvl w:val="1"/>
              <w:numId w:val="2"/>
            </w:numPr>
            <w:ind w:firstLineChars="0"/>
          </w:pPr>
        </w:pPrChange>
      </w:pPr>
      <w:ins w:id="560" w:author="刘利军" w:date="2022-01-12T12:03:19Z">
        <w:r>
          <w:rPr>
            <w:rFonts w:hint="eastAsia" w:ascii="宋体" w:hAnsi="宋体" w:eastAsia="宋体" w:cs="宋体"/>
            <w:color w:val="000000" w:themeColor="text1"/>
            <w:lang w:eastAsia="zh-Hans"/>
            <w:rPrChange w:id="561" w:author="刘利军" w:date="2022-01-12T12:42:32Z">
              <w:rPr>
                <w:rFonts w:hint="default"/>
                <w:lang w:eastAsia="zh-Hans"/>
              </w:rPr>
            </w:rPrChange>
            <w14:textFill>
              <w14:solidFill>
                <w14:schemeClr w14:val="tx1"/>
              </w14:solidFill>
            </w14:textFill>
          </w:rPr>
          <w:t>&lt;p</w:t>
        </w:r>
      </w:ins>
      <w:ins w:id="563" w:author="刘利军" w:date="2022-01-12T12:03:20Z">
        <w:r>
          <w:rPr>
            <w:rFonts w:hint="eastAsia" w:ascii="宋体" w:hAnsi="宋体" w:eastAsia="宋体" w:cs="宋体"/>
            <w:color w:val="000000" w:themeColor="text1"/>
            <w:lang w:eastAsia="zh-Hans"/>
            <w:rPrChange w:id="564" w:author="刘利军" w:date="2022-01-12T12:42:32Z">
              <w:rPr>
                <w:rFonts w:hint="default"/>
                <w:lang w:eastAsia="zh-Hans"/>
              </w:rPr>
            </w:rPrChange>
            <w14:textFill>
              <w14:solidFill>
                <w14:schemeClr w14:val="tx1"/>
              </w14:solidFill>
            </w14:textFill>
          </w:rPr>
          <w:t>&gt;</w:t>
        </w:r>
      </w:ins>
      <w:ins w:id="566" w:author="刘利军" w:date="2022-01-12T12:03:24Z">
        <w:r>
          <w:rPr>
            <w:rFonts w:hint="eastAsia" w:ascii="宋体" w:hAnsi="宋体" w:eastAsia="宋体" w:cs="宋体"/>
            <w:color w:val="000000" w:themeColor="text1"/>
            <w:lang w:eastAsia="zh-Hans"/>
            <w:rPrChange w:id="567" w:author="刘利军" w:date="2022-01-12T12:42:32Z">
              <w:rPr>
                <w:rFonts w:hint="default"/>
                <w:lang w:eastAsia="zh-Hans"/>
              </w:rPr>
            </w:rPrChange>
            <w14:textFill>
              <w14:solidFill>
                <w14:schemeClr w14:val="tx1"/>
              </w14:solidFill>
            </w14:textFill>
          </w:rPr>
          <w:t>&lt;</w:t>
        </w:r>
      </w:ins>
      <w:ins w:id="569" w:author="刘利军" w:date="2022-01-12T12:03:25Z">
        <w:r>
          <w:rPr>
            <w:rFonts w:hint="eastAsia" w:ascii="宋体" w:hAnsi="宋体" w:eastAsia="宋体" w:cs="宋体"/>
            <w:color w:val="000000" w:themeColor="text1"/>
            <w:lang w:eastAsia="zh-Hans"/>
            <w:rPrChange w:id="570" w:author="刘利军" w:date="2022-01-12T12:42:32Z">
              <w:rPr>
                <w:rFonts w:hint="default"/>
                <w:lang w:eastAsia="zh-Hans"/>
              </w:rPr>
            </w:rPrChange>
            <w14:textFill>
              <w14:solidFill>
                <w14:schemeClr w14:val="tx1"/>
              </w14:solidFill>
            </w14:textFill>
          </w:rPr>
          <w:t>span</w:t>
        </w:r>
      </w:ins>
      <w:ins w:id="572" w:author="刘利军" w:date="2022-01-12T12:03:24Z">
        <w:r>
          <w:rPr>
            <w:rFonts w:hint="eastAsia" w:ascii="宋体" w:hAnsi="宋体" w:eastAsia="宋体" w:cs="宋体"/>
            <w:color w:val="000000" w:themeColor="text1"/>
            <w:lang w:eastAsia="zh-Hans"/>
            <w:rPrChange w:id="573" w:author="刘利军" w:date="2022-01-12T12:42:32Z">
              <w:rPr>
                <w:rFonts w:hint="default"/>
                <w:lang w:eastAsia="zh-Hans"/>
              </w:rPr>
            </w:rPrChange>
            <w14:textFill>
              <w14:solidFill>
                <w14:schemeClr w14:val="tx1"/>
              </w14:solidFill>
            </w14:textFill>
          </w:rPr>
          <w:t>&gt;</w:t>
        </w:r>
      </w:ins>
      <w:ins w:id="575" w:author="刘利军" w:date="2022-01-12T12:03:27Z">
        <w:r>
          <w:rPr>
            <w:rFonts w:hint="eastAsia" w:ascii="宋体" w:hAnsi="宋体" w:eastAsia="宋体" w:cs="宋体"/>
            <w:color w:val="000000" w:themeColor="text1"/>
            <w:lang w:eastAsia="zh-Hans"/>
            <w:rPrChange w:id="576" w:author="刘利军" w:date="2022-01-12T12:42:32Z">
              <w:rPr>
                <w:rFonts w:hint="default"/>
                <w:lang w:eastAsia="zh-Hans"/>
              </w:rPr>
            </w:rPrChange>
            <w14:textFill>
              <w14:solidFill>
                <w14:schemeClr w14:val="tx1"/>
              </w14:solidFill>
            </w14:textFill>
          </w:rPr>
          <w:t>&lt;</w:t>
        </w:r>
      </w:ins>
      <w:ins w:id="578" w:author="刘利军" w:date="2022-01-12T12:03:28Z">
        <w:r>
          <w:rPr>
            <w:rFonts w:hint="eastAsia" w:ascii="宋体" w:hAnsi="宋体" w:eastAsia="宋体" w:cs="宋体"/>
            <w:color w:val="000000" w:themeColor="text1"/>
            <w:lang w:eastAsia="zh-Hans"/>
            <w:rPrChange w:id="579" w:author="刘利军" w:date="2022-01-12T12:42:32Z">
              <w:rPr>
                <w:rFonts w:hint="default"/>
                <w:lang w:eastAsia="zh-Hans"/>
              </w:rPr>
            </w:rPrChange>
            <w14:textFill>
              <w14:solidFill>
                <w14:schemeClr w14:val="tx1"/>
              </w14:solidFill>
            </w14:textFill>
          </w:rPr>
          <w:t>/sp</w:t>
        </w:r>
      </w:ins>
      <w:ins w:id="581" w:author="刘利军" w:date="2022-01-12T12:03:29Z">
        <w:r>
          <w:rPr>
            <w:rFonts w:hint="eastAsia" w:ascii="宋体" w:hAnsi="宋体" w:eastAsia="宋体" w:cs="宋体"/>
            <w:color w:val="000000" w:themeColor="text1"/>
            <w:lang w:eastAsia="zh-Hans"/>
            <w:rPrChange w:id="582" w:author="刘利军" w:date="2022-01-12T12:42:32Z">
              <w:rPr>
                <w:rFonts w:hint="default"/>
                <w:lang w:eastAsia="zh-Hans"/>
              </w:rPr>
            </w:rPrChange>
            <w14:textFill>
              <w14:solidFill>
                <w14:schemeClr w14:val="tx1"/>
              </w14:solidFill>
            </w14:textFill>
          </w:rPr>
          <w:t>an</w:t>
        </w:r>
      </w:ins>
      <w:ins w:id="584" w:author="刘利军" w:date="2022-01-12T12:03:27Z">
        <w:r>
          <w:rPr>
            <w:rFonts w:hint="eastAsia" w:ascii="宋体" w:hAnsi="宋体" w:eastAsia="宋体" w:cs="宋体"/>
            <w:color w:val="000000" w:themeColor="text1"/>
            <w:lang w:eastAsia="zh-Hans"/>
            <w:rPrChange w:id="585" w:author="刘利军" w:date="2022-01-12T12:42:32Z">
              <w:rPr>
                <w:rFonts w:hint="default"/>
                <w:lang w:eastAsia="zh-Hans"/>
              </w:rPr>
            </w:rPrChange>
            <w14:textFill>
              <w14:solidFill>
                <w14:schemeClr w14:val="tx1"/>
              </w14:solidFill>
            </w14:textFill>
          </w:rPr>
          <w:t>&gt;</w:t>
        </w:r>
      </w:ins>
      <w:ins w:id="587" w:author="刘利军" w:date="2022-01-12T12:03:32Z">
        <w:r>
          <w:rPr>
            <w:rFonts w:hint="eastAsia" w:ascii="宋体" w:hAnsi="宋体" w:eastAsia="宋体" w:cs="宋体"/>
            <w:color w:val="000000" w:themeColor="text1"/>
            <w:lang w:eastAsia="zh-Hans"/>
            <w:rPrChange w:id="588" w:author="刘利军" w:date="2022-01-12T12:42:32Z">
              <w:rPr>
                <w:rFonts w:hint="default"/>
                <w:lang w:eastAsia="zh-Hans"/>
              </w:rPr>
            </w:rPrChange>
            <w14:textFill>
              <w14:solidFill>
                <w14:schemeClr w14:val="tx1"/>
              </w14:solidFill>
            </w14:textFill>
          </w:rPr>
          <w:t>&lt;span&gt;&lt;/span&gt;</w:t>
        </w:r>
      </w:ins>
      <w:ins w:id="590" w:author="刘利军" w:date="2022-01-12T12:03:20Z">
        <w:r>
          <w:rPr>
            <w:rFonts w:hint="eastAsia" w:ascii="宋体" w:hAnsi="宋体" w:eastAsia="宋体" w:cs="宋体"/>
            <w:color w:val="000000" w:themeColor="text1"/>
            <w:lang w:eastAsia="zh-Hans"/>
            <w:rPrChange w:id="591" w:author="刘利军" w:date="2022-01-12T12:42:32Z">
              <w:rPr>
                <w:rFonts w:hint="default"/>
                <w:lang w:eastAsia="zh-Hans"/>
              </w:rPr>
            </w:rPrChange>
            <w14:textFill>
              <w14:solidFill>
                <w14:schemeClr w14:val="tx1"/>
              </w14:solidFill>
            </w14:textFill>
          </w:rPr>
          <w:t>&lt;</w:t>
        </w:r>
      </w:ins>
      <w:ins w:id="593" w:author="刘利军" w:date="2022-01-12T12:03:22Z">
        <w:r>
          <w:rPr>
            <w:rFonts w:hint="eastAsia" w:ascii="宋体" w:hAnsi="宋体" w:eastAsia="宋体" w:cs="宋体"/>
            <w:color w:val="000000" w:themeColor="text1"/>
            <w:lang w:eastAsia="zh-Hans"/>
            <w:rPrChange w:id="594" w:author="刘利军" w:date="2022-01-12T12:42:32Z">
              <w:rPr>
                <w:rFonts w:hint="default"/>
                <w:lang w:eastAsia="zh-Hans"/>
              </w:rPr>
            </w:rPrChange>
            <w14:textFill>
              <w14:solidFill>
                <w14:schemeClr w14:val="tx1"/>
              </w14:solidFill>
            </w14:textFill>
          </w:rPr>
          <w:t>/p</w:t>
        </w:r>
      </w:ins>
      <w:ins w:id="596" w:author="刘利军" w:date="2022-01-12T12:03:20Z">
        <w:r>
          <w:rPr>
            <w:rFonts w:hint="eastAsia" w:ascii="宋体" w:hAnsi="宋体" w:eastAsia="宋体" w:cs="宋体"/>
            <w:color w:val="000000" w:themeColor="text1"/>
            <w:lang w:eastAsia="zh-Hans"/>
            <w:rPrChange w:id="597" w:author="刘利军" w:date="2022-01-12T12:42:32Z">
              <w:rPr>
                <w:rFonts w:hint="default"/>
                <w:lang w:eastAsia="zh-Hans"/>
              </w:rPr>
            </w:rPrChange>
            <w14:textFill>
              <w14:solidFill>
                <w14:schemeClr w14:val="tx1"/>
              </w14:solidFill>
            </w14:textFill>
          </w:rPr>
          <w:t>&gt;</w:t>
        </w:r>
      </w:ins>
    </w:p>
    <w:p>
      <w:pPr>
        <w:pStyle w:val="33"/>
        <w:numPr>
          <w:ilvl w:val="-1"/>
          <w:numId w:val="0"/>
        </w:numPr>
        <w:ind w:left="425" w:firstLine="0" w:firstLineChars="0"/>
        <w:rPr>
          <w:ins w:id="600" w:author="刘利军" w:date="2022-01-12T12:03:37Z"/>
          <w:rFonts w:hint="eastAsia" w:ascii="宋体" w:hAnsi="宋体" w:eastAsia="宋体" w:cs="宋体"/>
          <w:color w:val="000000" w:themeColor="text1"/>
          <w:lang w:val="en-US" w:eastAsia="zh-Hans"/>
          <w:rPrChange w:id="601" w:author="刘利军" w:date="2022-01-12T12:42:32Z">
            <w:rPr>
              <w:ins w:id="602" w:author="刘利军" w:date="2022-01-12T12:03:37Z"/>
              <w:rFonts w:hint="eastAsia"/>
              <w:lang w:val="en-US" w:eastAsia="zh-Hans"/>
            </w:rPr>
          </w:rPrChange>
          <w14:textFill>
            <w14:solidFill>
              <w14:schemeClr w14:val="tx1"/>
            </w14:solidFill>
          </w14:textFill>
        </w:rPr>
        <w:pPrChange w:id="599" w:author="刘利军" w:date="2022-01-12T12:02:38Z">
          <w:pPr>
            <w:pStyle w:val="33"/>
            <w:numPr>
              <w:ilvl w:val="1"/>
              <w:numId w:val="2"/>
            </w:numPr>
            <w:ind w:firstLineChars="0"/>
          </w:pPr>
        </w:pPrChange>
      </w:pPr>
      <w:ins w:id="603" w:author="刘利军" w:date="2022-01-12T12:03:37Z">
        <w:r>
          <w:rPr>
            <w:rFonts w:hint="eastAsia" w:ascii="宋体" w:hAnsi="宋体" w:eastAsia="宋体" w:cs="宋体"/>
            <w:color w:val="000000" w:themeColor="text1"/>
            <w:lang w:val="en-US" w:eastAsia="zh-Hans"/>
            <w:rPrChange w:id="604" w:author="刘利军" w:date="2022-01-12T12:42:32Z">
              <w:rPr>
                <w:rFonts w:hint="eastAsia"/>
                <w:lang w:val="en-US" w:eastAsia="zh-Hans"/>
              </w:rPr>
            </w:rPrChange>
            <w14:textFill>
              <w14:solidFill>
                <w14:schemeClr w14:val="tx1"/>
              </w14:solidFill>
            </w14:textFill>
          </w:rPr>
          <w:t>不推荐：</w:t>
        </w:r>
      </w:ins>
    </w:p>
    <w:p>
      <w:pPr>
        <w:pStyle w:val="33"/>
        <w:numPr>
          <w:ilvl w:val="-1"/>
          <w:numId w:val="0"/>
        </w:numPr>
        <w:ind w:left="425" w:firstLine="0" w:firstLineChars="0"/>
        <w:rPr>
          <w:ins w:id="606" w:author="刘利军" w:date="2022-01-12T12:03:41Z"/>
          <w:rFonts w:hint="eastAsia" w:ascii="宋体" w:hAnsi="宋体" w:eastAsia="宋体" w:cs="宋体"/>
          <w:color w:val="000000" w:themeColor="text1"/>
          <w:lang w:eastAsia="zh-Hans"/>
          <w:rPrChange w:id="607" w:author="刘利军" w:date="2022-01-12T12:42:32Z">
            <w:rPr>
              <w:ins w:id="608" w:author="刘利军" w:date="2022-01-12T12:03:41Z"/>
              <w:rFonts w:hint="default"/>
              <w:lang w:eastAsia="zh-Hans"/>
            </w:rPr>
          </w:rPrChange>
          <w14:textFill>
            <w14:solidFill>
              <w14:schemeClr w14:val="tx1"/>
            </w14:solidFill>
          </w14:textFill>
        </w:rPr>
      </w:pPr>
      <w:ins w:id="609" w:author="刘利军" w:date="2022-01-12T12:03:41Z">
        <w:r>
          <w:rPr>
            <w:rFonts w:hint="eastAsia" w:ascii="宋体" w:hAnsi="宋体" w:eastAsia="宋体" w:cs="宋体"/>
            <w:color w:val="000000" w:themeColor="text1"/>
            <w:lang w:eastAsia="zh-Hans"/>
            <w:rPrChange w:id="610" w:author="刘利军" w:date="2022-01-12T12:42:32Z">
              <w:rPr>
                <w:rFonts w:hint="default"/>
                <w:lang w:eastAsia="zh-Hans"/>
              </w:rPr>
            </w:rPrChange>
            <w14:textFill>
              <w14:solidFill>
                <w14:schemeClr w14:val="tx1"/>
              </w14:solidFill>
            </w14:textFill>
          </w:rPr>
          <w:t>&lt;div&gt;</w:t>
        </w:r>
      </w:ins>
    </w:p>
    <w:p>
      <w:pPr>
        <w:pStyle w:val="33"/>
        <w:numPr>
          <w:ilvl w:val="-1"/>
          <w:numId w:val="0"/>
        </w:numPr>
        <w:ind w:left="425" w:firstLine="420" w:firstLineChars="0"/>
        <w:rPr>
          <w:ins w:id="613" w:author="刘利军" w:date="2022-01-12T12:03:41Z"/>
          <w:rFonts w:hint="eastAsia" w:ascii="宋体" w:hAnsi="宋体" w:eastAsia="宋体" w:cs="宋体"/>
          <w:color w:val="000000" w:themeColor="text1"/>
          <w:lang w:eastAsia="zh-Hans"/>
          <w:rPrChange w:id="614" w:author="刘利军" w:date="2022-01-12T12:42:32Z">
            <w:rPr>
              <w:ins w:id="615" w:author="刘利军" w:date="2022-01-12T12:03:41Z"/>
              <w:rFonts w:hint="default"/>
              <w:lang w:eastAsia="zh-Hans"/>
            </w:rPr>
          </w:rPrChange>
          <w14:textFill>
            <w14:solidFill>
              <w14:schemeClr w14:val="tx1"/>
            </w14:solidFill>
          </w14:textFill>
        </w:rPr>
        <w:pPrChange w:id="612" w:author="刘利军" w:date="2022-01-12T12:03:46Z">
          <w:pPr>
            <w:pStyle w:val="33"/>
            <w:numPr>
              <w:ilvl w:val="-1"/>
              <w:numId w:val="0"/>
            </w:numPr>
            <w:ind w:left="425" w:firstLine="420" w:firstLineChars="0"/>
          </w:pPr>
        </w:pPrChange>
      </w:pPr>
      <w:ins w:id="616" w:author="刘利军" w:date="2022-01-12T12:03:41Z">
        <w:r>
          <w:rPr>
            <w:rFonts w:hint="eastAsia" w:ascii="宋体" w:hAnsi="宋体" w:eastAsia="宋体" w:cs="宋体"/>
            <w:color w:val="000000" w:themeColor="text1"/>
            <w:lang w:eastAsia="zh-Hans"/>
            <w:rPrChange w:id="617" w:author="刘利军" w:date="2022-01-12T12:42:32Z">
              <w:rPr>
                <w:rFonts w:hint="default"/>
                <w:lang w:eastAsia="zh-Hans"/>
              </w:rPr>
            </w:rPrChange>
            <w14:textFill>
              <w14:solidFill>
                <w14:schemeClr w14:val="tx1"/>
              </w14:solidFill>
            </w14:textFill>
          </w:rPr>
          <w:t>&lt;h1&gt;&lt;/h1&gt;&lt;p&gt;&lt;/p&gt;</w:t>
        </w:r>
      </w:ins>
    </w:p>
    <w:p>
      <w:pPr>
        <w:pStyle w:val="33"/>
        <w:numPr>
          <w:ilvl w:val="-1"/>
          <w:numId w:val="0"/>
        </w:numPr>
        <w:ind w:left="425" w:firstLine="0" w:firstLineChars="0"/>
        <w:rPr>
          <w:ins w:id="619" w:author="刘利军" w:date="2022-01-12T12:03:41Z"/>
          <w:rFonts w:hint="eastAsia" w:ascii="宋体" w:hAnsi="宋体" w:eastAsia="宋体" w:cs="宋体"/>
          <w:color w:val="000000" w:themeColor="text1"/>
          <w:lang w:eastAsia="zh-Hans"/>
          <w:rPrChange w:id="620" w:author="刘利军" w:date="2022-01-12T12:42:32Z">
            <w:rPr>
              <w:ins w:id="621" w:author="刘利军" w:date="2022-01-12T12:03:41Z"/>
              <w:rFonts w:hint="default"/>
              <w:lang w:eastAsia="zh-Hans"/>
            </w:rPr>
          </w:rPrChange>
          <w14:textFill>
            <w14:solidFill>
              <w14:schemeClr w14:val="tx1"/>
            </w14:solidFill>
          </w14:textFill>
        </w:rPr>
      </w:pPr>
      <w:ins w:id="622" w:author="刘利军" w:date="2022-01-12T12:03:41Z">
        <w:r>
          <w:rPr>
            <w:rFonts w:hint="eastAsia" w:ascii="宋体" w:hAnsi="宋体" w:eastAsia="宋体" w:cs="宋体"/>
            <w:color w:val="000000" w:themeColor="text1"/>
            <w:lang w:eastAsia="zh-Hans"/>
            <w:rPrChange w:id="623" w:author="刘利军" w:date="2022-01-12T12:42:32Z">
              <w:rPr>
                <w:rFonts w:hint="default"/>
                <w:lang w:eastAsia="zh-Hans"/>
              </w:rPr>
            </w:rPrChange>
            <w14:textFill>
              <w14:solidFill>
                <w14:schemeClr w14:val="tx1"/>
              </w14:solidFill>
            </w14:textFill>
          </w:rPr>
          <w:t>&lt;/div&gt;</w:t>
        </w:r>
      </w:ins>
    </w:p>
    <w:p>
      <w:pPr>
        <w:pStyle w:val="33"/>
        <w:numPr>
          <w:ilvl w:val="-1"/>
          <w:numId w:val="0"/>
        </w:numPr>
        <w:ind w:left="425" w:firstLine="0" w:firstLineChars="0"/>
        <w:rPr>
          <w:ins w:id="625" w:author="刘利军" w:date="2022-01-12T12:03:49Z"/>
          <w:rFonts w:hint="eastAsia" w:ascii="宋体" w:hAnsi="宋体" w:eastAsia="宋体" w:cs="宋体"/>
          <w:color w:val="000000" w:themeColor="text1"/>
          <w:lang w:eastAsia="zh-Hans"/>
          <w:rPrChange w:id="626" w:author="刘利军" w:date="2022-01-12T12:42:32Z">
            <w:rPr>
              <w:ins w:id="627" w:author="刘利军" w:date="2022-01-12T12:03:49Z"/>
              <w:rFonts w:hint="default"/>
              <w:lang w:eastAsia="zh-Hans"/>
            </w:rPr>
          </w:rPrChange>
          <w14:textFill>
            <w14:solidFill>
              <w14:schemeClr w14:val="tx1"/>
            </w14:solidFill>
          </w14:textFill>
        </w:rPr>
      </w:pPr>
      <w:ins w:id="628" w:author="刘利军" w:date="2022-01-12T12:03:41Z">
        <w:r>
          <w:rPr>
            <w:rFonts w:hint="eastAsia" w:ascii="宋体" w:hAnsi="宋体" w:eastAsia="宋体" w:cs="宋体"/>
            <w:color w:val="000000" w:themeColor="text1"/>
            <w:lang w:eastAsia="zh-Hans"/>
            <w:rPrChange w:id="629" w:author="刘利军" w:date="2022-01-12T12:42:32Z">
              <w:rPr>
                <w:rFonts w:hint="default"/>
                <w:lang w:eastAsia="zh-Hans"/>
              </w:rPr>
            </w:rPrChange>
            <w14:textFill>
              <w14:solidFill>
                <w14:schemeClr w14:val="tx1"/>
              </w14:solidFill>
            </w14:textFill>
          </w:rPr>
          <w:t>&lt;p&gt;</w:t>
        </w:r>
      </w:ins>
    </w:p>
    <w:p>
      <w:pPr>
        <w:pStyle w:val="33"/>
        <w:numPr>
          <w:ilvl w:val="-1"/>
          <w:numId w:val="0"/>
        </w:numPr>
        <w:ind w:left="425" w:firstLine="420" w:firstLineChars="0"/>
        <w:rPr>
          <w:ins w:id="632" w:author="刘利军" w:date="2022-01-12T12:03:51Z"/>
          <w:rFonts w:hint="eastAsia" w:ascii="宋体" w:hAnsi="宋体" w:eastAsia="宋体" w:cs="宋体"/>
          <w:color w:val="000000" w:themeColor="text1"/>
          <w:lang w:eastAsia="zh-Hans"/>
          <w:rPrChange w:id="633" w:author="刘利军" w:date="2022-01-12T12:42:32Z">
            <w:rPr>
              <w:ins w:id="634" w:author="刘利军" w:date="2022-01-12T12:03:51Z"/>
              <w:rFonts w:hint="default"/>
              <w:lang w:eastAsia="zh-Hans"/>
            </w:rPr>
          </w:rPrChange>
          <w14:textFill>
            <w14:solidFill>
              <w14:schemeClr w14:val="tx1"/>
            </w14:solidFill>
          </w14:textFill>
        </w:rPr>
        <w:pPrChange w:id="631" w:author="刘利军" w:date="2022-01-12T12:03:50Z">
          <w:pPr>
            <w:pStyle w:val="33"/>
            <w:numPr>
              <w:ilvl w:val="-1"/>
              <w:numId w:val="0"/>
            </w:numPr>
            <w:ind w:left="425" w:firstLine="0" w:firstLineChars="0"/>
          </w:pPr>
        </w:pPrChange>
      </w:pPr>
      <w:ins w:id="635" w:author="刘利军" w:date="2022-01-12T12:03:41Z">
        <w:r>
          <w:rPr>
            <w:rFonts w:hint="eastAsia" w:ascii="宋体" w:hAnsi="宋体" w:eastAsia="宋体" w:cs="宋体"/>
            <w:color w:val="000000" w:themeColor="text1"/>
            <w:lang w:eastAsia="zh-Hans"/>
            <w:rPrChange w:id="636" w:author="刘利军" w:date="2022-01-12T12:42:32Z">
              <w:rPr>
                <w:rFonts w:hint="default"/>
                <w:lang w:eastAsia="zh-Hans"/>
              </w:rPr>
            </w:rPrChange>
            <w14:textFill>
              <w14:solidFill>
                <w14:schemeClr w14:val="tx1"/>
              </w14:solidFill>
            </w14:textFill>
          </w:rPr>
          <w:t>&lt;span&gt;&lt;/span&gt;</w:t>
        </w:r>
      </w:ins>
    </w:p>
    <w:p>
      <w:pPr>
        <w:pStyle w:val="33"/>
        <w:numPr>
          <w:ilvl w:val="-1"/>
          <w:numId w:val="0"/>
        </w:numPr>
        <w:ind w:left="425" w:firstLine="420" w:firstLineChars="0"/>
        <w:rPr>
          <w:ins w:id="639" w:author="刘利军" w:date="2022-01-12T12:03:53Z"/>
          <w:rFonts w:hint="eastAsia" w:ascii="宋体" w:hAnsi="宋体" w:eastAsia="宋体" w:cs="宋体"/>
          <w:color w:val="000000" w:themeColor="text1"/>
          <w:lang w:eastAsia="zh-Hans"/>
          <w:rPrChange w:id="640" w:author="刘利军" w:date="2022-01-12T12:42:32Z">
            <w:rPr>
              <w:ins w:id="641" w:author="刘利军" w:date="2022-01-12T12:03:53Z"/>
              <w:rFonts w:hint="default"/>
              <w:lang w:eastAsia="zh-Hans"/>
            </w:rPr>
          </w:rPrChange>
          <w14:textFill>
            <w14:solidFill>
              <w14:schemeClr w14:val="tx1"/>
            </w14:solidFill>
          </w14:textFill>
        </w:rPr>
        <w:pPrChange w:id="638" w:author="刘利军" w:date="2022-01-12T12:03:50Z">
          <w:pPr>
            <w:pStyle w:val="33"/>
            <w:numPr>
              <w:ilvl w:val="-1"/>
              <w:numId w:val="0"/>
            </w:numPr>
            <w:ind w:left="425" w:firstLine="0" w:firstLineChars="0"/>
          </w:pPr>
        </w:pPrChange>
      </w:pPr>
      <w:ins w:id="642" w:author="刘利军" w:date="2022-01-12T12:03:41Z">
        <w:r>
          <w:rPr>
            <w:rFonts w:hint="eastAsia" w:ascii="宋体" w:hAnsi="宋体" w:eastAsia="宋体" w:cs="宋体"/>
            <w:color w:val="000000" w:themeColor="text1"/>
            <w:lang w:eastAsia="zh-Hans"/>
            <w:rPrChange w:id="643" w:author="刘利军" w:date="2022-01-12T12:42:32Z">
              <w:rPr>
                <w:rFonts w:hint="default"/>
                <w:lang w:eastAsia="zh-Hans"/>
              </w:rPr>
            </w:rPrChange>
            <w14:textFill>
              <w14:solidFill>
                <w14:schemeClr w14:val="tx1"/>
              </w14:solidFill>
            </w14:textFill>
          </w:rPr>
          <w:t>&lt;span&gt;&lt;/span&gt;</w:t>
        </w:r>
      </w:ins>
    </w:p>
    <w:p>
      <w:pPr>
        <w:pStyle w:val="33"/>
        <w:numPr>
          <w:ilvl w:val="-1"/>
          <w:numId w:val="0"/>
        </w:numPr>
        <w:ind w:left="0" w:firstLine="420" w:firstLineChars="0"/>
        <w:rPr>
          <w:ins w:id="646" w:author="刘利军" w:date="2022-01-12T13:18:47Z"/>
          <w:rFonts w:hint="eastAsia" w:ascii="宋体" w:hAnsi="宋体" w:eastAsia="宋体" w:cs="宋体"/>
          <w:color w:val="000000" w:themeColor="text1"/>
          <w:lang w:eastAsia="zh-Hans"/>
          <w14:textFill>
            <w14:solidFill>
              <w14:schemeClr w14:val="tx1"/>
            </w14:solidFill>
          </w14:textFill>
        </w:rPr>
        <w:pPrChange w:id="645" w:author="刘利军" w:date="2022-01-12T12:03:54Z">
          <w:pPr>
            <w:pStyle w:val="33"/>
            <w:numPr>
              <w:ilvl w:val="-1"/>
              <w:numId w:val="0"/>
            </w:numPr>
            <w:ind w:left="425" w:firstLine="0" w:firstLineChars="0"/>
          </w:pPr>
        </w:pPrChange>
      </w:pPr>
      <w:ins w:id="647" w:author="刘利军" w:date="2022-01-12T12:03:41Z">
        <w:r>
          <w:rPr>
            <w:rFonts w:hint="eastAsia" w:ascii="宋体" w:hAnsi="宋体" w:eastAsia="宋体" w:cs="宋体"/>
            <w:color w:val="000000" w:themeColor="text1"/>
            <w:lang w:eastAsia="zh-Hans"/>
            <w:rPrChange w:id="648" w:author="刘利军" w:date="2022-01-12T12:42:32Z">
              <w:rPr>
                <w:rFonts w:hint="default"/>
                <w:lang w:eastAsia="zh-Hans"/>
              </w:rPr>
            </w:rPrChange>
            <w14:textFill>
              <w14:solidFill>
                <w14:schemeClr w14:val="tx1"/>
              </w14:solidFill>
            </w14:textFill>
          </w:rPr>
          <w:t>&lt;/p&gt;</w:t>
        </w:r>
      </w:ins>
    </w:p>
    <w:p>
      <w:pPr>
        <w:keepNext w:val="0"/>
        <w:keepLines w:val="0"/>
        <w:widowControl/>
        <w:suppressLineNumbers w:val="0"/>
        <w:ind w:firstLine="420"/>
        <w:jc w:val="left"/>
        <w:rPr>
          <w:ins w:id="651" w:author="刘利军" w:date="2022-01-12T13:19:06Z"/>
          <w:rFonts w:hint="eastAsia" w:ascii="宋体" w:hAnsi="宋体" w:eastAsia="宋体" w:cs="宋体"/>
          <w:i w:val="0"/>
          <w:caps w:val="0"/>
          <w:color w:val="444444"/>
          <w:spacing w:val="0"/>
          <w:kern w:val="0"/>
          <w:sz w:val="21"/>
          <w:szCs w:val="21"/>
          <w:shd w:val="clear" w:fill="FFFFFF"/>
          <w:lang w:val="en-US" w:eastAsia="zh-CN" w:bidi="ar"/>
        </w:rPr>
        <w:pPrChange w:id="650" w:author="刘利军" w:date="2022-01-12T13:19:00Z">
          <w:pPr>
            <w:keepNext w:val="0"/>
            <w:keepLines w:val="0"/>
            <w:widowControl/>
            <w:suppressLineNumbers w:val="0"/>
            <w:jc w:val="left"/>
          </w:pPr>
        </w:pPrChange>
      </w:pPr>
      <w:ins w:id="652" w:author="刘利军" w:date="2022-01-12T13:18:48Z">
        <w:r>
          <w:rPr>
            <w:rFonts w:hint="eastAsia" w:ascii="宋体" w:hAnsi="宋体" w:eastAsia="宋体" w:cs="宋体"/>
            <w:i w:val="0"/>
            <w:caps w:val="0"/>
            <w:color w:val="444444"/>
            <w:spacing w:val="0"/>
            <w:kern w:val="0"/>
            <w:sz w:val="21"/>
            <w:szCs w:val="21"/>
            <w:shd w:val="clear" w:fill="FFFFFF"/>
            <w:lang w:val="en-US" w:eastAsia="zh-CN" w:bidi="ar"/>
            <w:rPrChange w:id="653" w:author="刘利军" w:date="2022-01-12T13:18:57Z">
              <w:rPr>
                <w:rFonts w:ascii="Helvetica Neue" w:hAnsi="Helvetica Neue" w:eastAsia="Helvetica Neue" w:cs="Helvetica Neue"/>
                <w:i w:val="0"/>
                <w:caps w:val="0"/>
                <w:color w:val="444444"/>
                <w:spacing w:val="0"/>
                <w:kern w:val="0"/>
                <w:sz w:val="30"/>
                <w:szCs w:val="30"/>
                <w:shd w:val="clear" w:fill="FFFFFF"/>
                <w:lang w:val="en-US" w:eastAsia="zh-CN" w:bidi="ar"/>
              </w:rPr>
            </w:rPrChange>
          </w:rPr>
          <w:t>段落元素与标题元素只能嵌套内联元素</w:t>
        </w:r>
      </w:ins>
    </w:p>
    <w:p>
      <w:pPr>
        <w:keepNext w:val="0"/>
        <w:keepLines w:val="0"/>
        <w:widowControl/>
        <w:suppressLineNumbers w:val="0"/>
        <w:ind w:firstLine="420"/>
        <w:jc w:val="left"/>
        <w:rPr>
          <w:ins w:id="656" w:author="刘利军" w:date="2022-01-12T13:19:32Z"/>
          <w:rFonts w:hint="eastAsia" w:ascii="宋体" w:hAnsi="宋体" w:eastAsia="宋体" w:cs="宋体"/>
          <w:color w:val="444444"/>
          <w:kern w:val="0"/>
          <w:szCs w:val="21"/>
          <w:shd w:val="clear" w:fill="FFFFFF"/>
          <w:lang w:val="en-US" w:eastAsia="zh-Hans" w:bidi="ar"/>
        </w:rPr>
        <w:pPrChange w:id="655" w:author="刘利军" w:date="2022-01-12T13:19:00Z">
          <w:pPr>
            <w:keepNext w:val="0"/>
            <w:keepLines w:val="0"/>
            <w:widowControl/>
            <w:suppressLineNumbers w:val="0"/>
            <w:jc w:val="left"/>
          </w:pPr>
        </w:pPrChange>
      </w:pPr>
      <w:ins w:id="657" w:author="刘利军" w:date="2022-01-12T13:19:32Z">
        <w:r>
          <w:rPr>
            <w:rFonts w:hint="eastAsia" w:ascii="宋体" w:hAnsi="宋体" w:eastAsia="宋体" w:cs="宋体"/>
            <w:color w:val="444444"/>
            <w:kern w:val="0"/>
            <w:szCs w:val="21"/>
            <w:shd w:val="clear" w:fill="FFFFFF"/>
            <w:lang w:val="en-US" w:eastAsia="zh-Hans" w:bidi="ar"/>
          </w:rPr>
          <w:t>推荐：</w:t>
        </w:r>
      </w:ins>
    </w:p>
    <w:p>
      <w:pPr>
        <w:keepNext w:val="0"/>
        <w:keepLines w:val="0"/>
        <w:widowControl/>
        <w:suppressLineNumbers w:val="0"/>
        <w:ind w:firstLine="420"/>
        <w:jc w:val="left"/>
        <w:rPr>
          <w:ins w:id="659" w:author="刘利军" w:date="2022-01-12T13:19:54Z"/>
          <w:rFonts w:hint="default" w:ascii="宋体" w:hAnsi="宋体" w:eastAsia="宋体" w:cs="宋体"/>
          <w:color w:val="444444"/>
          <w:kern w:val="0"/>
          <w:szCs w:val="21"/>
          <w:shd w:val="clear" w:fill="FFFFFF"/>
          <w:lang w:eastAsia="zh-Hans" w:bidi="ar"/>
        </w:rPr>
        <w:pPrChange w:id="658" w:author="刘利军" w:date="2022-01-12T13:19:00Z">
          <w:pPr>
            <w:keepNext w:val="0"/>
            <w:keepLines w:val="0"/>
            <w:widowControl/>
            <w:suppressLineNumbers w:val="0"/>
            <w:jc w:val="left"/>
          </w:pPr>
        </w:pPrChange>
      </w:pPr>
      <w:ins w:id="660" w:author="刘利军" w:date="2022-01-12T13:19:35Z">
        <w:r>
          <w:rPr>
            <w:rFonts w:hint="default" w:ascii="宋体" w:hAnsi="宋体" w:eastAsia="宋体" w:cs="宋体"/>
            <w:color w:val="444444"/>
            <w:kern w:val="0"/>
            <w:szCs w:val="21"/>
            <w:shd w:val="clear" w:fill="FFFFFF"/>
            <w:lang w:eastAsia="zh-Hans" w:bidi="ar"/>
          </w:rPr>
          <w:t>&lt;</w:t>
        </w:r>
      </w:ins>
      <w:ins w:id="661" w:author="刘利军" w:date="2022-01-12T13:19:36Z">
        <w:r>
          <w:rPr>
            <w:rFonts w:hint="default" w:ascii="宋体" w:hAnsi="宋体" w:eastAsia="宋体" w:cs="宋体"/>
            <w:color w:val="444444"/>
            <w:kern w:val="0"/>
            <w:szCs w:val="21"/>
            <w:shd w:val="clear" w:fill="FFFFFF"/>
            <w:lang w:eastAsia="zh-Hans" w:bidi="ar"/>
          </w:rPr>
          <w:t>h1&gt;</w:t>
        </w:r>
      </w:ins>
      <w:ins w:id="662" w:author="刘利军" w:date="2022-01-12T13:19:41Z">
        <w:r>
          <w:rPr>
            <w:rFonts w:hint="default" w:ascii="宋体" w:hAnsi="宋体" w:eastAsia="宋体" w:cs="宋体"/>
            <w:color w:val="444444"/>
            <w:kern w:val="0"/>
            <w:szCs w:val="21"/>
            <w:shd w:val="clear" w:fill="FFFFFF"/>
            <w:lang w:eastAsia="zh-Hans" w:bidi="ar"/>
          </w:rPr>
          <w:t>&lt;</w:t>
        </w:r>
      </w:ins>
      <w:ins w:id="663" w:author="刘利军" w:date="2022-01-12T13:19:42Z">
        <w:r>
          <w:rPr>
            <w:rFonts w:hint="default" w:ascii="宋体" w:hAnsi="宋体" w:eastAsia="宋体" w:cs="宋体"/>
            <w:color w:val="444444"/>
            <w:kern w:val="0"/>
            <w:szCs w:val="21"/>
            <w:shd w:val="clear" w:fill="FFFFFF"/>
            <w:lang w:eastAsia="zh-Hans" w:bidi="ar"/>
          </w:rPr>
          <w:t>s</w:t>
        </w:r>
      </w:ins>
      <w:ins w:id="664" w:author="刘利军" w:date="2022-01-12T13:19:43Z">
        <w:r>
          <w:rPr>
            <w:rFonts w:hint="default" w:ascii="宋体" w:hAnsi="宋体" w:eastAsia="宋体" w:cs="宋体"/>
            <w:color w:val="444444"/>
            <w:kern w:val="0"/>
            <w:szCs w:val="21"/>
            <w:shd w:val="clear" w:fill="FFFFFF"/>
            <w:lang w:eastAsia="zh-Hans" w:bidi="ar"/>
          </w:rPr>
          <w:t>pan</w:t>
        </w:r>
      </w:ins>
      <w:ins w:id="665" w:author="刘利军" w:date="2022-01-12T13:19:41Z">
        <w:r>
          <w:rPr>
            <w:rFonts w:hint="default" w:ascii="宋体" w:hAnsi="宋体" w:eastAsia="宋体" w:cs="宋体"/>
            <w:color w:val="444444"/>
            <w:kern w:val="0"/>
            <w:szCs w:val="21"/>
            <w:shd w:val="clear" w:fill="FFFFFF"/>
            <w:lang w:eastAsia="zh-Hans" w:bidi="ar"/>
          </w:rPr>
          <w:t>&gt;</w:t>
        </w:r>
      </w:ins>
      <w:ins w:id="666" w:author="刘利军" w:date="2022-01-12T13:19:45Z">
        <w:r>
          <w:rPr>
            <w:rFonts w:hint="default" w:ascii="宋体" w:hAnsi="宋体" w:eastAsia="宋体" w:cs="宋体"/>
            <w:color w:val="444444"/>
            <w:kern w:val="0"/>
            <w:szCs w:val="21"/>
            <w:shd w:val="clear" w:fill="FFFFFF"/>
            <w:lang w:eastAsia="zh-Hans" w:bidi="ar"/>
          </w:rPr>
          <w:t>&lt;/</w:t>
        </w:r>
      </w:ins>
      <w:ins w:id="667" w:author="刘利军" w:date="2022-01-12T13:19:46Z">
        <w:r>
          <w:rPr>
            <w:rFonts w:hint="default" w:ascii="宋体" w:hAnsi="宋体" w:eastAsia="宋体" w:cs="宋体"/>
            <w:color w:val="444444"/>
            <w:kern w:val="0"/>
            <w:szCs w:val="21"/>
            <w:shd w:val="clear" w:fill="FFFFFF"/>
            <w:lang w:eastAsia="zh-Hans" w:bidi="ar"/>
          </w:rPr>
          <w:t>span</w:t>
        </w:r>
      </w:ins>
      <w:ins w:id="668" w:author="刘利军" w:date="2022-01-12T13:19:45Z">
        <w:r>
          <w:rPr>
            <w:rFonts w:hint="default" w:ascii="宋体" w:hAnsi="宋体" w:eastAsia="宋体" w:cs="宋体"/>
            <w:color w:val="444444"/>
            <w:kern w:val="0"/>
            <w:szCs w:val="21"/>
            <w:shd w:val="clear" w:fill="FFFFFF"/>
            <w:lang w:eastAsia="zh-Hans" w:bidi="ar"/>
          </w:rPr>
          <w:t>&gt;</w:t>
        </w:r>
      </w:ins>
      <w:ins w:id="669" w:author="刘利军" w:date="2022-01-12T13:19:37Z">
        <w:r>
          <w:rPr>
            <w:rFonts w:hint="default" w:ascii="宋体" w:hAnsi="宋体" w:eastAsia="宋体" w:cs="宋体"/>
            <w:color w:val="444444"/>
            <w:kern w:val="0"/>
            <w:szCs w:val="21"/>
            <w:shd w:val="clear" w:fill="FFFFFF"/>
            <w:lang w:eastAsia="zh-Hans" w:bidi="ar"/>
          </w:rPr>
          <w:t>&lt;</w:t>
        </w:r>
      </w:ins>
      <w:ins w:id="670" w:author="刘利军" w:date="2022-01-12T13:19:38Z">
        <w:r>
          <w:rPr>
            <w:rFonts w:hint="default" w:ascii="宋体" w:hAnsi="宋体" w:eastAsia="宋体" w:cs="宋体"/>
            <w:color w:val="444444"/>
            <w:kern w:val="0"/>
            <w:szCs w:val="21"/>
            <w:shd w:val="clear" w:fill="FFFFFF"/>
            <w:lang w:eastAsia="zh-Hans" w:bidi="ar"/>
          </w:rPr>
          <w:t>/h1</w:t>
        </w:r>
      </w:ins>
      <w:ins w:id="671" w:author="刘利军" w:date="2022-01-12T13:19:37Z">
        <w:r>
          <w:rPr>
            <w:rFonts w:hint="default" w:ascii="宋体" w:hAnsi="宋体" w:eastAsia="宋体" w:cs="宋体"/>
            <w:color w:val="444444"/>
            <w:kern w:val="0"/>
            <w:szCs w:val="21"/>
            <w:shd w:val="clear" w:fill="FFFFFF"/>
            <w:lang w:eastAsia="zh-Hans" w:bidi="ar"/>
          </w:rPr>
          <w:t>&gt;</w:t>
        </w:r>
      </w:ins>
    </w:p>
    <w:p>
      <w:pPr>
        <w:keepNext w:val="0"/>
        <w:keepLines w:val="0"/>
        <w:widowControl/>
        <w:suppressLineNumbers w:val="0"/>
        <w:ind w:firstLine="420"/>
        <w:jc w:val="left"/>
        <w:rPr>
          <w:ins w:id="672" w:author="刘利军" w:date="2022-01-12T13:20:01Z"/>
          <w:rFonts w:hint="default" w:ascii="宋体" w:hAnsi="宋体" w:eastAsia="宋体" w:cs="宋体"/>
          <w:color w:val="444444"/>
          <w:kern w:val="0"/>
          <w:szCs w:val="21"/>
          <w:shd w:val="clear" w:fill="FFFFFF"/>
          <w:lang w:eastAsia="zh-Hans" w:bidi="ar"/>
        </w:rPr>
      </w:pPr>
      <w:ins w:id="673" w:author="刘利军" w:date="2022-01-12T13:19:54Z">
        <w:r>
          <w:rPr>
            <w:rFonts w:hint="default" w:ascii="宋体" w:hAnsi="宋体" w:eastAsia="宋体" w:cs="宋体"/>
            <w:color w:val="444444"/>
            <w:kern w:val="0"/>
            <w:szCs w:val="21"/>
            <w:shd w:val="clear" w:fill="FFFFFF"/>
            <w:lang w:eastAsia="zh-Hans" w:bidi="ar"/>
          </w:rPr>
          <w:t>&lt;</w:t>
        </w:r>
      </w:ins>
      <w:ins w:id="674" w:author="刘利军" w:date="2022-01-12T13:19:56Z">
        <w:r>
          <w:rPr>
            <w:rFonts w:hint="default" w:ascii="宋体" w:hAnsi="宋体" w:eastAsia="宋体" w:cs="宋体"/>
            <w:color w:val="444444"/>
            <w:kern w:val="0"/>
            <w:szCs w:val="21"/>
            <w:shd w:val="clear" w:fill="FFFFFF"/>
            <w:lang w:eastAsia="zh-Hans" w:bidi="ar"/>
          </w:rPr>
          <w:t>p</w:t>
        </w:r>
      </w:ins>
      <w:ins w:id="675" w:author="刘利军" w:date="2022-01-12T13:19:54Z">
        <w:r>
          <w:rPr>
            <w:rFonts w:hint="default" w:ascii="宋体" w:hAnsi="宋体" w:eastAsia="宋体" w:cs="宋体"/>
            <w:color w:val="444444"/>
            <w:kern w:val="0"/>
            <w:szCs w:val="21"/>
            <w:shd w:val="clear" w:fill="FFFFFF"/>
            <w:lang w:eastAsia="zh-Hans" w:bidi="ar"/>
          </w:rPr>
          <w:t>&gt;&lt;span&gt;&lt;/span&gt;&lt;/</w:t>
        </w:r>
      </w:ins>
      <w:ins w:id="676" w:author="刘利军" w:date="2022-01-12T13:19:59Z">
        <w:r>
          <w:rPr>
            <w:rFonts w:hint="default" w:ascii="宋体" w:hAnsi="宋体" w:eastAsia="宋体" w:cs="宋体"/>
            <w:color w:val="444444"/>
            <w:kern w:val="0"/>
            <w:szCs w:val="21"/>
            <w:shd w:val="clear" w:fill="FFFFFF"/>
            <w:lang w:eastAsia="zh-Hans" w:bidi="ar"/>
          </w:rPr>
          <w:t>p</w:t>
        </w:r>
      </w:ins>
      <w:ins w:id="677" w:author="刘利军" w:date="2022-01-12T13:19:54Z">
        <w:r>
          <w:rPr>
            <w:rFonts w:hint="default" w:ascii="宋体" w:hAnsi="宋体" w:eastAsia="宋体" w:cs="宋体"/>
            <w:color w:val="444444"/>
            <w:kern w:val="0"/>
            <w:szCs w:val="21"/>
            <w:shd w:val="clear" w:fill="FFFFFF"/>
            <w:lang w:eastAsia="zh-Hans" w:bidi="ar"/>
          </w:rPr>
          <w:t>&gt;</w:t>
        </w:r>
      </w:ins>
    </w:p>
    <w:p>
      <w:pPr>
        <w:keepNext w:val="0"/>
        <w:keepLines w:val="0"/>
        <w:widowControl/>
        <w:suppressLineNumbers w:val="0"/>
        <w:ind w:firstLine="420"/>
        <w:jc w:val="left"/>
        <w:rPr>
          <w:ins w:id="678" w:author="刘利军" w:date="2022-01-12T13:20:03Z"/>
          <w:rFonts w:hint="eastAsia" w:ascii="宋体" w:hAnsi="宋体" w:eastAsia="宋体" w:cs="宋体"/>
          <w:color w:val="444444"/>
          <w:kern w:val="0"/>
          <w:szCs w:val="21"/>
          <w:shd w:val="clear" w:fill="FFFFFF"/>
          <w:lang w:val="en-US" w:eastAsia="zh-Hans" w:bidi="ar"/>
        </w:rPr>
      </w:pPr>
      <w:ins w:id="679" w:author="刘利军" w:date="2022-01-12T13:20:02Z">
        <w:r>
          <w:rPr>
            <w:rFonts w:hint="eastAsia" w:ascii="宋体" w:hAnsi="宋体" w:eastAsia="宋体" w:cs="宋体"/>
            <w:color w:val="444444"/>
            <w:kern w:val="0"/>
            <w:szCs w:val="21"/>
            <w:shd w:val="clear" w:fill="FFFFFF"/>
            <w:lang w:val="en-US" w:eastAsia="zh-Hans" w:bidi="ar"/>
          </w:rPr>
          <w:t>不推荐</w:t>
        </w:r>
      </w:ins>
      <w:ins w:id="680" w:author="刘利军" w:date="2022-01-12T13:20:03Z">
        <w:r>
          <w:rPr>
            <w:rFonts w:hint="eastAsia" w:ascii="宋体" w:hAnsi="宋体" w:eastAsia="宋体" w:cs="宋体"/>
            <w:color w:val="444444"/>
            <w:kern w:val="0"/>
            <w:szCs w:val="21"/>
            <w:shd w:val="clear" w:fill="FFFFFF"/>
            <w:lang w:val="en-US" w:eastAsia="zh-Hans" w:bidi="ar"/>
          </w:rPr>
          <w:t>：</w:t>
        </w:r>
      </w:ins>
    </w:p>
    <w:p>
      <w:pPr>
        <w:keepNext w:val="0"/>
        <w:keepLines w:val="0"/>
        <w:widowControl/>
        <w:suppressLineNumbers w:val="0"/>
        <w:ind w:firstLine="420"/>
        <w:jc w:val="left"/>
        <w:rPr>
          <w:ins w:id="681" w:author="刘利军" w:date="2022-01-12T13:20:06Z"/>
          <w:rFonts w:hint="default" w:ascii="宋体" w:hAnsi="宋体" w:eastAsia="宋体" w:cs="宋体"/>
          <w:color w:val="444444"/>
          <w:kern w:val="0"/>
          <w:szCs w:val="21"/>
          <w:shd w:val="clear" w:fill="FFFFFF"/>
          <w:lang w:eastAsia="zh-Hans" w:bidi="ar"/>
        </w:rPr>
      </w:pPr>
      <w:ins w:id="682" w:author="刘利军" w:date="2022-01-12T13:20:06Z">
        <w:r>
          <w:rPr>
            <w:rFonts w:hint="default" w:ascii="宋体" w:hAnsi="宋体" w:eastAsia="宋体" w:cs="宋体"/>
            <w:color w:val="444444"/>
            <w:kern w:val="0"/>
            <w:szCs w:val="21"/>
            <w:shd w:val="clear" w:fill="FFFFFF"/>
            <w:lang w:eastAsia="zh-Hans" w:bidi="ar"/>
          </w:rPr>
          <w:t>&lt;h1&gt;&lt;</w:t>
        </w:r>
      </w:ins>
      <w:ins w:id="683" w:author="刘利军" w:date="2022-01-12T13:20:08Z">
        <w:r>
          <w:rPr>
            <w:rFonts w:hint="default" w:ascii="宋体" w:hAnsi="宋体" w:eastAsia="宋体" w:cs="宋体"/>
            <w:color w:val="444444"/>
            <w:kern w:val="0"/>
            <w:szCs w:val="21"/>
            <w:shd w:val="clear" w:fill="FFFFFF"/>
            <w:lang w:eastAsia="zh-Hans" w:bidi="ar"/>
          </w:rPr>
          <w:t>di</w:t>
        </w:r>
      </w:ins>
      <w:ins w:id="684" w:author="刘利军" w:date="2022-01-12T13:20:09Z">
        <w:r>
          <w:rPr>
            <w:rFonts w:hint="default" w:ascii="宋体" w:hAnsi="宋体" w:eastAsia="宋体" w:cs="宋体"/>
            <w:color w:val="444444"/>
            <w:kern w:val="0"/>
            <w:szCs w:val="21"/>
            <w:shd w:val="clear" w:fill="FFFFFF"/>
            <w:lang w:eastAsia="zh-Hans" w:bidi="ar"/>
          </w:rPr>
          <w:t>v</w:t>
        </w:r>
      </w:ins>
      <w:ins w:id="685" w:author="刘利军" w:date="2022-01-12T13:20:06Z">
        <w:r>
          <w:rPr>
            <w:rFonts w:hint="default" w:ascii="宋体" w:hAnsi="宋体" w:eastAsia="宋体" w:cs="宋体"/>
            <w:color w:val="444444"/>
            <w:kern w:val="0"/>
            <w:szCs w:val="21"/>
            <w:shd w:val="clear" w:fill="FFFFFF"/>
            <w:lang w:eastAsia="zh-Hans" w:bidi="ar"/>
          </w:rPr>
          <w:t>&gt;&lt;/</w:t>
        </w:r>
      </w:ins>
      <w:ins w:id="686" w:author="刘利军" w:date="2022-01-12T13:20:11Z">
        <w:r>
          <w:rPr>
            <w:rFonts w:hint="default" w:ascii="宋体" w:hAnsi="宋体" w:eastAsia="宋体" w:cs="宋体"/>
            <w:color w:val="444444"/>
            <w:kern w:val="0"/>
            <w:szCs w:val="21"/>
            <w:shd w:val="clear" w:fill="FFFFFF"/>
            <w:lang w:eastAsia="zh-Hans" w:bidi="ar"/>
          </w:rPr>
          <w:t>div</w:t>
        </w:r>
      </w:ins>
      <w:ins w:id="687" w:author="刘利军" w:date="2022-01-12T13:20:06Z">
        <w:r>
          <w:rPr>
            <w:rFonts w:hint="default" w:ascii="宋体" w:hAnsi="宋体" w:eastAsia="宋体" w:cs="宋体"/>
            <w:color w:val="444444"/>
            <w:kern w:val="0"/>
            <w:szCs w:val="21"/>
            <w:shd w:val="clear" w:fill="FFFFFF"/>
            <w:lang w:eastAsia="zh-Hans" w:bidi="ar"/>
          </w:rPr>
          <w:t>&gt;&lt;/h1&gt;</w:t>
        </w:r>
      </w:ins>
    </w:p>
    <w:p>
      <w:pPr>
        <w:keepNext w:val="0"/>
        <w:keepLines w:val="0"/>
        <w:widowControl/>
        <w:suppressLineNumbers w:val="0"/>
        <w:ind w:firstLine="420"/>
        <w:jc w:val="left"/>
        <w:rPr>
          <w:ins w:id="688" w:author="刘利军" w:date="2022-01-12T13:20:06Z"/>
          <w:rFonts w:hint="default" w:ascii="宋体" w:hAnsi="宋体" w:eastAsia="宋体" w:cs="宋体"/>
          <w:color w:val="444444"/>
          <w:kern w:val="0"/>
          <w:szCs w:val="21"/>
          <w:shd w:val="clear" w:fill="FFFFFF"/>
          <w:lang w:eastAsia="zh-Hans" w:bidi="ar"/>
        </w:rPr>
      </w:pPr>
      <w:ins w:id="689" w:author="刘利军" w:date="2022-01-12T13:20:06Z">
        <w:r>
          <w:rPr>
            <w:rFonts w:hint="default" w:ascii="宋体" w:hAnsi="宋体" w:eastAsia="宋体" w:cs="宋体"/>
            <w:color w:val="444444"/>
            <w:kern w:val="0"/>
            <w:szCs w:val="21"/>
            <w:shd w:val="clear" w:fill="FFFFFF"/>
            <w:lang w:eastAsia="zh-Hans" w:bidi="ar"/>
          </w:rPr>
          <w:t>&lt;p&gt;&lt;</w:t>
        </w:r>
      </w:ins>
      <w:ins w:id="690" w:author="刘利军" w:date="2022-01-12T13:20:13Z">
        <w:r>
          <w:rPr>
            <w:rFonts w:hint="default" w:ascii="宋体" w:hAnsi="宋体" w:eastAsia="宋体" w:cs="宋体"/>
            <w:color w:val="444444"/>
            <w:kern w:val="0"/>
            <w:szCs w:val="21"/>
            <w:shd w:val="clear" w:fill="FFFFFF"/>
            <w:lang w:eastAsia="zh-Hans" w:bidi="ar"/>
          </w:rPr>
          <w:t>div</w:t>
        </w:r>
      </w:ins>
      <w:ins w:id="691" w:author="刘利军" w:date="2022-01-12T13:20:06Z">
        <w:r>
          <w:rPr>
            <w:rFonts w:hint="default" w:ascii="宋体" w:hAnsi="宋体" w:eastAsia="宋体" w:cs="宋体"/>
            <w:color w:val="444444"/>
            <w:kern w:val="0"/>
            <w:szCs w:val="21"/>
            <w:shd w:val="clear" w:fill="FFFFFF"/>
            <w:lang w:eastAsia="zh-Hans" w:bidi="ar"/>
          </w:rPr>
          <w:t>&gt;&lt;/</w:t>
        </w:r>
      </w:ins>
      <w:ins w:id="692" w:author="刘利军" w:date="2022-01-12T13:20:12Z">
        <w:r>
          <w:rPr>
            <w:rFonts w:hint="default" w:ascii="宋体" w:hAnsi="宋体" w:eastAsia="宋体" w:cs="宋体"/>
            <w:color w:val="444444"/>
            <w:kern w:val="0"/>
            <w:szCs w:val="21"/>
            <w:shd w:val="clear" w:fill="FFFFFF"/>
            <w:lang w:eastAsia="zh-Hans" w:bidi="ar"/>
          </w:rPr>
          <w:t>div</w:t>
        </w:r>
      </w:ins>
      <w:ins w:id="693" w:author="刘利军" w:date="2022-01-12T13:20:06Z">
        <w:r>
          <w:rPr>
            <w:rFonts w:hint="default" w:ascii="宋体" w:hAnsi="宋体" w:eastAsia="宋体" w:cs="宋体"/>
            <w:color w:val="444444"/>
            <w:kern w:val="0"/>
            <w:szCs w:val="21"/>
            <w:shd w:val="clear" w:fill="FFFFFF"/>
            <w:lang w:eastAsia="zh-Hans" w:bidi="ar"/>
          </w:rPr>
          <w:t>&gt;&lt;/p&gt;</w:t>
        </w:r>
      </w:ins>
    </w:p>
    <w:p>
      <w:pPr>
        <w:keepNext w:val="0"/>
        <w:keepLines w:val="0"/>
        <w:widowControl/>
        <w:suppressLineNumbers w:val="0"/>
        <w:ind w:firstLine="420"/>
        <w:jc w:val="left"/>
        <w:rPr>
          <w:ins w:id="694" w:author="刘利军" w:date="2022-01-12T13:19:54Z"/>
          <w:rFonts w:hint="eastAsia" w:ascii="宋体" w:hAnsi="宋体" w:eastAsia="宋体" w:cs="宋体"/>
          <w:color w:val="444444"/>
          <w:kern w:val="0"/>
          <w:szCs w:val="21"/>
          <w:shd w:val="clear" w:fill="FFFFFF"/>
          <w:lang w:val="en-US" w:eastAsia="zh-Hans" w:bidi="ar"/>
        </w:rPr>
      </w:pPr>
    </w:p>
    <w:p>
      <w:pPr>
        <w:keepNext w:val="0"/>
        <w:keepLines w:val="0"/>
        <w:widowControl/>
        <w:suppressLineNumbers w:val="0"/>
        <w:ind w:firstLine="420"/>
        <w:jc w:val="left"/>
        <w:rPr>
          <w:ins w:id="696" w:author="刘利军" w:date="2022-01-12T13:18:48Z"/>
          <w:rFonts w:hint="eastAsia" w:ascii="宋体" w:hAnsi="宋体" w:eastAsia="宋体" w:cs="宋体"/>
          <w:color w:val="444444"/>
          <w:kern w:val="0"/>
          <w:szCs w:val="21"/>
          <w:shd w:val="clear" w:fill="FFFFFF"/>
          <w:lang w:eastAsia="zh-Hans" w:bidi="ar"/>
          <w:rPrChange w:id="697" w:author="刘利军" w:date="2022-01-12T13:18:57Z">
            <w:rPr>
              <w:ins w:id="698" w:author="刘利军" w:date="2022-01-12T13:18:48Z"/>
            </w:rPr>
          </w:rPrChange>
        </w:rPr>
        <w:pPrChange w:id="695" w:author="刘利军" w:date="2022-01-12T13:19:00Z">
          <w:pPr>
            <w:keepNext w:val="0"/>
            <w:keepLines w:val="0"/>
            <w:widowControl/>
            <w:suppressLineNumbers w:val="0"/>
            <w:jc w:val="left"/>
          </w:pPr>
        </w:pPrChange>
      </w:pPr>
    </w:p>
    <w:p>
      <w:pPr>
        <w:pStyle w:val="33"/>
        <w:numPr>
          <w:ilvl w:val="-1"/>
          <w:numId w:val="0"/>
        </w:numPr>
        <w:ind w:left="0" w:firstLine="420" w:firstLineChars="0"/>
        <w:rPr>
          <w:ins w:id="700" w:author="刘利军" w:date="2022-01-12T12:03:41Z"/>
          <w:rFonts w:hint="default" w:ascii="宋体" w:hAnsi="宋体" w:eastAsia="宋体" w:cs="宋体"/>
          <w:color w:val="000000" w:themeColor="text1"/>
          <w:lang w:eastAsia="zh-Hans"/>
          <w14:textFill>
            <w14:solidFill>
              <w14:schemeClr w14:val="tx1"/>
            </w14:solidFill>
          </w14:textFill>
        </w:rPr>
        <w:pPrChange w:id="699" w:author="刘利军" w:date="2022-01-12T12:03:54Z">
          <w:pPr>
            <w:pStyle w:val="33"/>
            <w:numPr>
              <w:ilvl w:val="-1"/>
              <w:numId w:val="0"/>
            </w:numPr>
            <w:ind w:left="425" w:firstLine="0" w:firstLineChars="0"/>
          </w:pPr>
        </w:pPrChange>
      </w:pPr>
    </w:p>
    <w:p>
      <w:pPr>
        <w:pStyle w:val="33"/>
        <w:numPr>
          <w:ilvl w:val="-1"/>
          <w:numId w:val="0"/>
        </w:numPr>
        <w:ind w:left="425" w:firstLine="0" w:firstLineChars="0"/>
        <w:rPr>
          <w:rFonts w:hint="eastAsia"/>
          <w:lang w:val="en-US" w:eastAsia="zh-Hans"/>
        </w:rPr>
        <w:pPrChange w:id="701" w:author="刘利军" w:date="2022-01-12T12:02:38Z">
          <w:pPr>
            <w:pStyle w:val="33"/>
            <w:numPr>
              <w:ilvl w:val="1"/>
              <w:numId w:val="2"/>
            </w:numPr>
            <w:ind w:firstLineChars="0"/>
          </w:pPr>
        </w:pPrChange>
      </w:pPr>
    </w:p>
    <w:p>
      <w:pPr>
        <w:pStyle w:val="4"/>
      </w:pPr>
      <w:bookmarkStart w:id="22" w:name="_Toc92372388"/>
      <w:r>
        <w:rPr>
          <w:rFonts w:hint="eastAsia"/>
        </w:rPr>
        <w:t>图片</w:t>
      </w:r>
      <w:bookmarkEnd w:id="22"/>
      <w:ins w:id="702" w:author="ArlongWeng" w:date="2022-01-11T14:10:00Z">
        <w:r>
          <w:rPr>
            <w:rFonts w:hint="eastAsia" w:ascii="宋体" w:hAnsi="宋体" w:cs="宋体"/>
            <w:sz w:val="22"/>
            <w:szCs w:val="15"/>
          </w:rPr>
          <w:t>(是否需要增加图片在不同场景使用的分辨率建议值)</w:t>
        </w:r>
      </w:ins>
    </w:p>
    <w:p>
      <w:pPr>
        <w:pStyle w:val="33"/>
        <w:numPr>
          <w:ilvl w:val="0"/>
          <w:numId w:val="4"/>
        </w:numPr>
        <w:ind w:firstLineChars="0"/>
      </w:pPr>
      <w:r>
        <w:rPr>
          <w:rFonts w:hint="eastAsia"/>
        </w:rPr>
        <w:t>内容图：</w:t>
      </w:r>
      <w:r>
        <w:rPr>
          <w:rFonts w:hint="eastAsia"/>
          <w:lang w:eastAsia="zh-Hans"/>
        </w:rPr>
        <w:t>内容图多以商品图等照片类图片形式存在，颜色较为丰富，文件体积较大，优先考虑</w:t>
      </w:r>
      <w:r>
        <w:rPr>
          <w:lang w:eastAsia="zh-Hans"/>
        </w:rPr>
        <w:t>JPEG</w:t>
      </w:r>
      <w:r>
        <w:rPr>
          <w:rFonts w:hint="eastAsia"/>
          <w:lang w:eastAsia="zh-Hans"/>
        </w:rPr>
        <w:t>格式，条件允许的话优先考虑</w:t>
      </w:r>
      <w:r>
        <w:rPr>
          <w:lang w:eastAsia="zh-Hans"/>
        </w:rPr>
        <w:t>W</w:t>
      </w:r>
      <w:r>
        <w:rPr>
          <w:rFonts w:hint="eastAsia"/>
          <w:lang w:eastAsia="zh-Hans"/>
        </w:rPr>
        <w:t>eb</w:t>
      </w:r>
      <w:r>
        <w:rPr>
          <w:lang w:eastAsia="zh-Hans"/>
        </w:rPr>
        <w:t>P</w:t>
      </w:r>
      <w:r>
        <w:rPr>
          <w:rFonts w:hint="eastAsia"/>
          <w:lang w:eastAsia="zh-Hans"/>
        </w:rPr>
        <w:t>格式，尽量不适用</w:t>
      </w:r>
      <w:r>
        <w:rPr>
          <w:lang w:eastAsia="zh-Hans"/>
        </w:rPr>
        <w:t>PNG</w:t>
      </w:r>
      <w:r>
        <w:rPr>
          <w:rFonts w:hint="eastAsia"/>
          <w:lang w:eastAsia="zh-Hans"/>
        </w:rPr>
        <w:t>格式。</w:t>
      </w:r>
    </w:p>
    <w:p>
      <w:pPr>
        <w:pStyle w:val="33"/>
        <w:numPr>
          <w:ilvl w:val="0"/>
          <w:numId w:val="4"/>
        </w:numPr>
        <w:ind w:firstLineChars="0"/>
      </w:pPr>
      <w:r>
        <w:rPr>
          <w:rFonts w:hint="eastAsia"/>
        </w:rPr>
        <w:t>背景图：</w:t>
      </w:r>
      <w:r>
        <w:rPr>
          <w:rFonts w:hint="eastAsia"/>
          <w:lang w:eastAsia="zh-Hans"/>
        </w:rPr>
        <w:t>背景图多为图标等颜色比较简单、文件体积不大、起装饰作用的图片</w:t>
      </w:r>
    </w:p>
    <w:p>
      <w:pPr>
        <w:pStyle w:val="33"/>
        <w:numPr>
          <w:ilvl w:val="1"/>
          <w:numId w:val="4"/>
        </w:numPr>
        <w:ind w:firstLineChars="0"/>
      </w:pPr>
      <w:r>
        <w:rPr>
          <w:rFonts w:hint="eastAsia"/>
          <w:lang w:eastAsia="zh-Hans"/>
        </w:rPr>
        <w:t>优先考虑使用</w:t>
      </w:r>
      <w:r>
        <w:rPr>
          <w:lang w:eastAsia="zh-Hans"/>
        </w:rPr>
        <w:t>PNG</w:t>
      </w:r>
      <w:r>
        <w:rPr>
          <w:rFonts w:hint="eastAsia"/>
          <w:lang w:eastAsia="zh-Hans"/>
        </w:rPr>
        <w:t>格式；</w:t>
      </w:r>
    </w:p>
    <w:p>
      <w:pPr>
        <w:pStyle w:val="33"/>
        <w:numPr>
          <w:ilvl w:val="1"/>
          <w:numId w:val="4"/>
        </w:numPr>
        <w:ind w:firstLineChars="0"/>
      </w:pPr>
      <w:r>
        <w:rPr>
          <w:rFonts w:hint="eastAsia"/>
          <w:lang w:eastAsia="zh-Hans"/>
        </w:rPr>
        <w:t>图像颜色比较简单的</w:t>
      </w:r>
      <w:r>
        <w:rPr>
          <w:lang w:eastAsia="zh-Hans"/>
        </w:rPr>
        <w:t>,</w:t>
      </w:r>
      <w:r>
        <w:rPr>
          <w:rFonts w:hint="eastAsia"/>
          <w:lang w:eastAsia="zh-Hans"/>
        </w:rPr>
        <w:t>如块色块线条图标</w:t>
      </w:r>
      <w:r>
        <w:rPr>
          <w:lang w:eastAsia="zh-Hans"/>
        </w:rPr>
        <w:t>,</w:t>
      </w:r>
      <w:r>
        <w:rPr>
          <w:rFonts w:hint="eastAsia"/>
          <w:lang w:eastAsia="zh-Hans"/>
        </w:rPr>
        <w:t>优先考虑使用PNG8格式，避免使用</w:t>
      </w:r>
      <w:r>
        <w:rPr>
          <w:lang w:eastAsia="zh-Hans"/>
        </w:rPr>
        <w:t>JPEG</w:t>
      </w:r>
      <w:r>
        <w:rPr>
          <w:rFonts w:hint="eastAsia"/>
          <w:lang w:eastAsia="zh-Hans"/>
        </w:rPr>
        <w:t>格式；</w:t>
      </w:r>
    </w:p>
    <w:p>
      <w:pPr>
        <w:pStyle w:val="33"/>
        <w:numPr>
          <w:ilvl w:val="1"/>
          <w:numId w:val="4"/>
        </w:numPr>
        <w:ind w:firstLineChars="0"/>
      </w:pPr>
      <w:r>
        <w:rPr>
          <w:rFonts w:hint="eastAsia"/>
          <w:lang w:eastAsia="zh-Hans"/>
        </w:rPr>
        <w:t>图像颜色丰富而且图片文件不太大的</w:t>
      </w:r>
      <w:r>
        <w:rPr>
          <w:lang w:eastAsia="zh-Hans"/>
        </w:rPr>
        <w:t>(40</w:t>
      </w:r>
      <w:r>
        <w:rPr>
          <w:rFonts w:hint="eastAsia"/>
          <w:lang w:eastAsia="zh-Hans"/>
        </w:rPr>
        <w:t>kb以下</w:t>
      </w:r>
      <w:r>
        <w:rPr>
          <w:lang w:eastAsia="zh-Hans"/>
        </w:rPr>
        <w:t>)</w:t>
      </w:r>
      <w:r>
        <w:rPr>
          <w:rFonts w:hint="eastAsia"/>
          <w:lang w:eastAsia="zh-Hans"/>
        </w:rPr>
        <w:t>或有半透明效果的优先考虑使用</w:t>
      </w:r>
      <w:r>
        <w:rPr>
          <w:lang w:eastAsia="zh-Hans"/>
        </w:rPr>
        <w:t>PNG24</w:t>
      </w:r>
      <w:r>
        <w:rPr>
          <w:rFonts w:hint="eastAsia"/>
          <w:lang w:eastAsia="zh-Hans"/>
        </w:rPr>
        <w:t>格式；</w:t>
      </w:r>
    </w:p>
    <w:p>
      <w:pPr>
        <w:pStyle w:val="33"/>
        <w:numPr>
          <w:ilvl w:val="1"/>
          <w:numId w:val="4"/>
        </w:numPr>
        <w:ind w:firstLineChars="0"/>
      </w:pPr>
      <w:r>
        <w:rPr>
          <w:rFonts w:hint="eastAsia"/>
          <w:lang w:eastAsia="zh-Hans"/>
        </w:rPr>
        <w:t>图像颜色丰富而且文件比较大的（</w:t>
      </w:r>
      <w:r>
        <w:rPr>
          <w:lang w:eastAsia="zh-Hans"/>
        </w:rPr>
        <w:t>40kb-200kb</w:t>
      </w:r>
      <w:r>
        <w:rPr>
          <w:rFonts w:hint="eastAsia"/>
          <w:lang w:eastAsia="zh-Hans"/>
        </w:rPr>
        <w:t>）优先考虑</w:t>
      </w:r>
      <w:r>
        <w:rPr>
          <w:lang w:eastAsia="zh-Hans"/>
        </w:rPr>
        <w:t>JPEG</w:t>
      </w:r>
      <w:r>
        <w:rPr>
          <w:rFonts w:hint="eastAsia"/>
          <w:lang w:eastAsia="zh-Hans"/>
        </w:rPr>
        <w:t>格式；</w:t>
      </w:r>
    </w:p>
    <w:p>
      <w:pPr>
        <w:pStyle w:val="33"/>
        <w:numPr>
          <w:ilvl w:val="1"/>
          <w:numId w:val="4"/>
        </w:numPr>
        <w:ind w:firstLineChars="0"/>
        <w:rPr>
          <w:ins w:id="703" w:author="刘利军" w:date="2022-01-12T13:33:19Z"/>
        </w:rPr>
      </w:pPr>
      <w:r>
        <w:rPr>
          <w:rFonts w:hint="eastAsia"/>
          <w:lang w:eastAsia="zh-Hans"/>
        </w:rPr>
        <w:t>条件允许的，优先使用</w:t>
      </w:r>
      <w:r>
        <w:rPr>
          <w:lang w:eastAsia="zh-Hans"/>
        </w:rPr>
        <w:t>W</w:t>
      </w:r>
      <w:r>
        <w:rPr>
          <w:rFonts w:hint="eastAsia"/>
          <w:lang w:eastAsia="zh-Hans"/>
        </w:rPr>
        <w:t>eb</w:t>
      </w:r>
      <w:r>
        <w:rPr>
          <w:lang w:eastAsia="zh-Hans"/>
        </w:rPr>
        <w:t>P</w:t>
      </w:r>
      <w:r>
        <w:rPr>
          <w:rFonts w:hint="eastAsia"/>
          <w:lang w:eastAsia="zh-Hans"/>
        </w:rPr>
        <w:t>代替</w:t>
      </w:r>
      <w:r>
        <w:rPr>
          <w:lang w:eastAsia="zh-Hans"/>
        </w:rPr>
        <w:t>PNG</w:t>
      </w:r>
      <w:r>
        <w:rPr>
          <w:rFonts w:hint="eastAsia"/>
          <w:lang w:eastAsia="zh-Hans"/>
        </w:rPr>
        <w:t>和</w:t>
      </w:r>
      <w:r>
        <w:rPr>
          <w:lang w:eastAsia="zh-Hans"/>
        </w:rPr>
        <w:t>JPEG</w:t>
      </w:r>
      <w:r>
        <w:rPr>
          <w:rFonts w:hint="eastAsia"/>
          <w:lang w:eastAsia="zh-Hans"/>
        </w:rPr>
        <w:t>格式。</w:t>
      </w:r>
    </w:p>
    <w:p>
      <w:pPr>
        <w:pStyle w:val="33"/>
        <w:numPr>
          <w:ilvl w:val="-1"/>
          <w:numId w:val="0"/>
        </w:numPr>
        <w:ind w:left="0" w:firstLine="0" w:firstLineChars="0"/>
        <w:rPr>
          <w:ins w:id="705" w:author="刘利军" w:date="2022-01-12T13:33:37Z"/>
          <w:rFonts w:hint="eastAsia"/>
          <w:lang w:val="en-US" w:eastAsia="zh-Hans"/>
        </w:rPr>
        <w:pPrChange w:id="704" w:author="刘利军" w:date="2022-01-12T13:33:20Z">
          <w:pPr>
            <w:pStyle w:val="33"/>
            <w:numPr>
              <w:ilvl w:val="1"/>
              <w:numId w:val="4"/>
            </w:numPr>
            <w:ind w:firstLineChars="0"/>
          </w:pPr>
        </w:pPrChange>
      </w:pPr>
      <w:ins w:id="706" w:author="刘利军" w:date="2022-01-12T13:33:20Z">
        <w:r>
          <w:rPr>
            <w:rFonts w:hint="default"/>
            <w:lang w:eastAsia="zh-Hans"/>
          </w:rPr>
          <w:t>3</w:t>
        </w:r>
      </w:ins>
      <w:ins w:id="707" w:author="刘利军" w:date="2022-01-12T13:33:21Z">
        <w:r>
          <w:rPr>
            <w:rFonts w:hint="default"/>
            <w:lang w:eastAsia="zh-Hans"/>
          </w:rPr>
          <w:t xml:space="preserve">  </w:t>
        </w:r>
      </w:ins>
      <w:ins w:id="708" w:author="刘利军" w:date="2022-01-12T13:33:22Z">
        <w:r>
          <w:rPr>
            <w:rFonts w:hint="default"/>
            <w:lang w:eastAsia="zh-Hans"/>
          </w:rPr>
          <w:t xml:space="preserve"> </w:t>
        </w:r>
      </w:ins>
      <w:ins w:id="709" w:author="刘利军" w:date="2022-01-12T13:33:24Z">
        <w:r>
          <w:rPr>
            <w:rFonts w:hint="eastAsia"/>
            <w:lang w:val="en-US" w:eastAsia="zh-Hans"/>
          </w:rPr>
          <w:t>图片质量</w:t>
        </w:r>
      </w:ins>
      <w:ins w:id="710" w:author="刘利军" w:date="2022-01-12T13:33:25Z">
        <w:r>
          <w:rPr>
            <w:rFonts w:hint="eastAsia"/>
            <w:lang w:val="en-US" w:eastAsia="zh-Hans"/>
          </w:rPr>
          <w:t>：</w:t>
        </w:r>
      </w:ins>
    </w:p>
    <w:p>
      <w:pPr>
        <w:pStyle w:val="33"/>
        <w:numPr>
          <w:ilvl w:val="-1"/>
          <w:numId w:val="0"/>
        </w:numPr>
        <w:ind w:left="0" w:firstLine="420" w:firstLineChars="0"/>
        <w:rPr>
          <w:ins w:id="712" w:author="刘利军" w:date="2022-01-12T13:34:28Z"/>
          <w:rFonts w:hint="eastAsia"/>
          <w:lang w:val="en-US" w:eastAsia="zh-Hans"/>
        </w:rPr>
        <w:pPrChange w:id="711" w:author="刘利军" w:date="2022-01-12T13:33:37Z">
          <w:pPr>
            <w:pStyle w:val="33"/>
            <w:numPr>
              <w:ilvl w:val="1"/>
              <w:numId w:val="4"/>
            </w:numPr>
            <w:ind w:firstLineChars="0"/>
          </w:pPr>
        </w:pPrChange>
      </w:pPr>
      <w:ins w:id="713" w:author="刘利军" w:date="2022-01-12T13:33:41Z">
        <w:r>
          <w:rPr>
            <w:rFonts w:hint="eastAsia"/>
            <w:lang w:val="en-US" w:eastAsia="zh-Hans"/>
          </w:rPr>
          <w:t>上线</w:t>
        </w:r>
      </w:ins>
      <w:ins w:id="714" w:author="刘利军" w:date="2022-01-12T13:33:45Z">
        <w:r>
          <w:rPr>
            <w:rFonts w:hint="eastAsia"/>
            <w:lang w:val="en-US" w:eastAsia="zh-Hans"/>
          </w:rPr>
          <w:t>的</w:t>
        </w:r>
      </w:ins>
      <w:ins w:id="715" w:author="刘利军" w:date="2022-01-12T13:33:46Z">
        <w:r>
          <w:rPr>
            <w:rFonts w:hint="eastAsia"/>
            <w:lang w:val="en-US" w:eastAsia="zh-Hans"/>
          </w:rPr>
          <w:t>图片</w:t>
        </w:r>
      </w:ins>
      <w:ins w:id="716" w:author="刘利军" w:date="2022-01-12T13:33:48Z">
        <w:r>
          <w:rPr>
            <w:rFonts w:hint="eastAsia"/>
            <w:lang w:val="en-US" w:eastAsia="zh-Hans"/>
          </w:rPr>
          <w:t>都</w:t>
        </w:r>
      </w:ins>
      <w:ins w:id="717" w:author="刘利军" w:date="2022-01-12T13:34:04Z">
        <w:r>
          <w:rPr>
            <w:rFonts w:hint="eastAsia"/>
            <w:lang w:val="en-US" w:eastAsia="zh-Hans"/>
          </w:rPr>
          <w:t>应该</w:t>
        </w:r>
      </w:ins>
      <w:ins w:id="718" w:author="刘利军" w:date="2022-01-12T13:34:05Z">
        <w:r>
          <w:rPr>
            <w:rFonts w:hint="eastAsia"/>
            <w:lang w:val="en-US" w:eastAsia="zh-Hans"/>
          </w:rPr>
          <w:t>经过</w:t>
        </w:r>
      </w:ins>
      <w:ins w:id="719" w:author="刘利军" w:date="2022-01-12T13:34:08Z">
        <w:r>
          <w:rPr>
            <w:rFonts w:hint="eastAsia"/>
            <w:lang w:val="en-US" w:eastAsia="zh-Hans"/>
          </w:rPr>
          <w:t>压缩</w:t>
        </w:r>
      </w:ins>
      <w:ins w:id="720" w:author="刘利军" w:date="2022-01-12T13:34:09Z">
        <w:r>
          <w:rPr>
            <w:rFonts w:hint="eastAsia"/>
            <w:lang w:val="en-US" w:eastAsia="zh-Hans"/>
          </w:rPr>
          <w:t>，</w:t>
        </w:r>
      </w:ins>
      <w:ins w:id="721" w:author="刘利军" w:date="2022-01-12T13:34:10Z">
        <w:r>
          <w:rPr>
            <w:rFonts w:hint="eastAsia"/>
            <w:lang w:val="en-US" w:eastAsia="zh-Hans"/>
          </w:rPr>
          <w:t>压缩后</w:t>
        </w:r>
      </w:ins>
      <w:ins w:id="722" w:author="刘利军" w:date="2022-01-12T13:34:11Z">
        <w:r>
          <w:rPr>
            <w:rFonts w:hint="eastAsia"/>
            <w:lang w:val="en-US" w:eastAsia="zh-Hans"/>
          </w:rPr>
          <w:t>的</w:t>
        </w:r>
      </w:ins>
      <w:ins w:id="723" w:author="刘利军" w:date="2022-01-12T13:34:12Z">
        <w:r>
          <w:rPr>
            <w:rFonts w:hint="eastAsia"/>
            <w:lang w:val="en-US" w:eastAsia="zh-Hans"/>
          </w:rPr>
          <w:t>图片</w:t>
        </w:r>
      </w:ins>
      <w:ins w:id="724" w:author="刘利军" w:date="2022-01-12T13:34:15Z">
        <w:r>
          <w:rPr>
            <w:rFonts w:hint="eastAsia"/>
            <w:lang w:val="en-US" w:eastAsia="zh-Hans"/>
          </w:rPr>
          <w:t>不应该出现</w:t>
        </w:r>
      </w:ins>
      <w:ins w:id="725" w:author="刘利军" w:date="2022-01-12T13:34:17Z">
        <w:r>
          <w:rPr>
            <w:rFonts w:hint="eastAsia"/>
            <w:lang w:val="en-US" w:eastAsia="zh-Hans"/>
          </w:rPr>
          <w:t>肉眼</w:t>
        </w:r>
      </w:ins>
      <w:ins w:id="726" w:author="刘利军" w:date="2022-01-12T13:34:20Z">
        <w:r>
          <w:rPr>
            <w:rFonts w:hint="eastAsia"/>
            <w:lang w:val="en-US" w:eastAsia="zh-Hans"/>
          </w:rPr>
          <w:t>可感知的</w:t>
        </w:r>
      </w:ins>
      <w:ins w:id="727" w:author="刘利军" w:date="2022-01-12T13:34:25Z">
        <w:r>
          <w:rPr>
            <w:rFonts w:hint="eastAsia"/>
            <w:lang w:val="en-US" w:eastAsia="zh-Hans"/>
          </w:rPr>
          <w:t>失真</w:t>
        </w:r>
      </w:ins>
      <w:ins w:id="728" w:author="刘利军" w:date="2022-01-12T13:34:26Z">
        <w:r>
          <w:rPr>
            <w:rFonts w:hint="eastAsia"/>
            <w:lang w:val="en-US" w:eastAsia="zh-Hans"/>
          </w:rPr>
          <w:t>区域</w:t>
        </w:r>
      </w:ins>
    </w:p>
    <w:p>
      <w:pPr>
        <w:pStyle w:val="33"/>
        <w:numPr>
          <w:ilvl w:val="-1"/>
          <w:numId w:val="0"/>
        </w:numPr>
        <w:ind w:left="0" w:firstLine="420" w:firstLineChars="0"/>
        <w:rPr>
          <w:ins w:id="730" w:author="刘利军" w:date="2022-01-12T14:07:51Z"/>
          <w:rFonts w:hint="eastAsia"/>
          <w:lang w:val="en-US" w:eastAsia="zh-Hans"/>
        </w:rPr>
        <w:pPrChange w:id="729" w:author="刘利军" w:date="2022-01-12T13:33:37Z">
          <w:pPr>
            <w:pStyle w:val="33"/>
            <w:numPr>
              <w:ilvl w:val="1"/>
              <w:numId w:val="4"/>
            </w:numPr>
            <w:ind w:firstLineChars="0"/>
          </w:pPr>
        </w:pPrChange>
      </w:pPr>
      <w:ins w:id="731" w:author="刘利军" w:date="2022-01-12T13:34:29Z">
        <w:r>
          <w:rPr>
            <w:rFonts w:hint="default"/>
            <w:lang w:eastAsia="zh-Hans"/>
          </w:rPr>
          <w:t>60</w:t>
        </w:r>
      </w:ins>
      <w:ins w:id="732" w:author="刘利军" w:date="2022-01-12T13:34:31Z">
        <w:r>
          <w:rPr>
            <w:rFonts w:hint="eastAsia"/>
            <w:lang w:val="en-US" w:eastAsia="zh-Hans"/>
          </w:rPr>
          <w:t>质量的</w:t>
        </w:r>
      </w:ins>
      <w:ins w:id="733" w:author="刘利军" w:date="2022-01-12T13:34:32Z">
        <w:r>
          <w:rPr>
            <w:rFonts w:hint="default"/>
            <w:lang w:eastAsia="zh-Hans"/>
          </w:rPr>
          <w:t>JP</w:t>
        </w:r>
      </w:ins>
      <w:ins w:id="734" w:author="刘利军" w:date="2022-01-12T13:34:33Z">
        <w:r>
          <w:rPr>
            <w:rFonts w:hint="default"/>
            <w:lang w:eastAsia="zh-Hans"/>
          </w:rPr>
          <w:t>EG</w:t>
        </w:r>
      </w:ins>
      <w:ins w:id="735" w:author="刘利军" w:date="2022-01-12T13:34:36Z">
        <w:r>
          <w:rPr>
            <w:rFonts w:hint="eastAsia"/>
            <w:lang w:val="en-US" w:eastAsia="zh-Hans"/>
          </w:rPr>
          <w:t>格式</w:t>
        </w:r>
      </w:ins>
      <w:ins w:id="736" w:author="刘利军" w:date="2022-01-12T13:34:37Z">
        <w:r>
          <w:rPr>
            <w:rFonts w:hint="eastAsia"/>
            <w:lang w:val="en-US" w:eastAsia="zh-Hans"/>
          </w:rPr>
          <w:t>图片</w:t>
        </w:r>
      </w:ins>
      <w:ins w:id="737" w:author="刘利军" w:date="2022-01-12T13:34:38Z">
        <w:r>
          <w:rPr>
            <w:rFonts w:hint="eastAsia"/>
            <w:lang w:val="en-US" w:eastAsia="zh-Hans"/>
          </w:rPr>
          <w:t>必须大于</w:t>
        </w:r>
      </w:ins>
      <w:ins w:id="738" w:author="刘利军" w:date="2022-01-12T13:34:40Z">
        <w:r>
          <w:rPr>
            <w:rFonts w:hint="default"/>
            <w:lang w:eastAsia="zh-Hans"/>
          </w:rPr>
          <w:t>60</w:t>
        </w:r>
      </w:ins>
      <w:ins w:id="739" w:author="刘利军" w:date="2022-01-12T13:34:42Z">
        <w:r>
          <w:rPr>
            <w:rFonts w:hint="eastAsia"/>
            <w:lang w:val="en-US" w:eastAsia="zh-Hans"/>
          </w:rPr>
          <w:t>的</w:t>
        </w:r>
      </w:ins>
      <w:ins w:id="740" w:author="刘利军" w:date="2022-01-12T13:34:43Z">
        <w:r>
          <w:rPr>
            <w:rFonts w:hint="eastAsia"/>
            <w:lang w:val="en-US" w:eastAsia="zh-Hans"/>
          </w:rPr>
          <w:t>相比，</w:t>
        </w:r>
      </w:ins>
      <w:ins w:id="741" w:author="刘利军" w:date="2022-01-12T13:34:45Z">
        <w:r>
          <w:rPr>
            <w:rFonts w:hint="eastAsia"/>
            <w:lang w:val="en-US" w:eastAsia="zh-Hans"/>
          </w:rPr>
          <w:t>肉眼</w:t>
        </w:r>
      </w:ins>
      <w:ins w:id="742" w:author="刘利军" w:date="2022-01-12T13:34:47Z">
        <w:r>
          <w:rPr>
            <w:rFonts w:hint="eastAsia"/>
            <w:lang w:val="en-US" w:eastAsia="zh-Hans"/>
          </w:rPr>
          <w:t>已看不出的</w:t>
        </w:r>
      </w:ins>
      <w:ins w:id="743" w:author="刘利军" w:date="2022-01-12T13:34:48Z">
        <w:r>
          <w:rPr>
            <w:rFonts w:hint="eastAsia"/>
            <w:lang w:val="en-US" w:eastAsia="zh-Hans"/>
          </w:rPr>
          <w:t>区别</w:t>
        </w:r>
      </w:ins>
      <w:ins w:id="744" w:author="刘利军" w:date="2022-01-12T13:34:50Z">
        <w:r>
          <w:rPr>
            <w:rFonts w:hint="eastAsia"/>
            <w:lang w:val="en-US" w:eastAsia="zh-Hans"/>
          </w:rPr>
          <w:t>，</w:t>
        </w:r>
      </w:ins>
      <w:ins w:id="745" w:author="刘利军" w:date="2022-01-12T13:34:51Z">
        <w:r>
          <w:rPr>
            <w:rFonts w:hint="eastAsia"/>
            <w:lang w:val="en-US" w:eastAsia="zh-Hans"/>
          </w:rPr>
          <w:t>因此</w:t>
        </w:r>
      </w:ins>
      <w:ins w:id="746" w:author="刘利军" w:date="2022-01-12T13:34:57Z">
        <w:r>
          <w:rPr>
            <w:rFonts w:hint="eastAsia"/>
            <w:lang w:val="en-US" w:eastAsia="zh-Hans"/>
          </w:rPr>
          <w:t>保存</w:t>
        </w:r>
      </w:ins>
      <w:ins w:id="747" w:author="刘利军" w:date="2022-01-12T13:34:59Z">
        <w:r>
          <w:rPr>
            <w:rFonts w:hint="default"/>
            <w:lang w:eastAsia="zh-Hans"/>
          </w:rPr>
          <w:t>JPE</w:t>
        </w:r>
      </w:ins>
      <w:ins w:id="748" w:author="刘利军" w:date="2022-01-12T13:35:00Z">
        <w:r>
          <w:rPr>
            <w:rFonts w:hint="default"/>
            <w:lang w:eastAsia="zh-Hans"/>
          </w:rPr>
          <w:t>G</w:t>
        </w:r>
      </w:ins>
      <w:ins w:id="749" w:author="刘利军" w:date="2022-01-12T13:35:02Z">
        <w:r>
          <w:rPr>
            <w:rFonts w:hint="eastAsia"/>
            <w:lang w:val="en-US" w:eastAsia="zh-Hans"/>
          </w:rPr>
          <w:t>图的时候，</w:t>
        </w:r>
      </w:ins>
      <w:ins w:id="750" w:author="刘利军" w:date="2022-01-12T13:35:05Z">
        <w:r>
          <w:rPr>
            <w:rFonts w:hint="eastAsia"/>
            <w:lang w:val="en-US" w:eastAsia="zh-Hans"/>
          </w:rPr>
          <w:t>质量</w:t>
        </w:r>
      </w:ins>
      <w:ins w:id="751" w:author="刘利军" w:date="2022-01-12T13:35:06Z">
        <w:r>
          <w:rPr>
            <w:rFonts w:hint="eastAsia"/>
            <w:lang w:val="en-US" w:eastAsia="zh-Hans"/>
          </w:rPr>
          <w:t>一般</w:t>
        </w:r>
      </w:ins>
      <w:ins w:id="752" w:author="刘利军" w:date="2022-01-12T13:35:07Z">
        <w:r>
          <w:rPr>
            <w:rFonts w:hint="eastAsia"/>
            <w:lang w:val="en-US" w:eastAsia="zh-Hans"/>
          </w:rPr>
          <w:t>控制在</w:t>
        </w:r>
      </w:ins>
      <w:ins w:id="753" w:author="刘利军" w:date="2022-01-12T13:35:08Z">
        <w:r>
          <w:rPr>
            <w:rFonts w:hint="default"/>
            <w:lang w:eastAsia="zh-Hans"/>
          </w:rPr>
          <w:t>60</w:t>
        </w:r>
      </w:ins>
      <w:ins w:id="754" w:author="刘利军" w:date="2022-01-12T13:35:10Z">
        <w:r>
          <w:rPr>
            <w:rFonts w:hint="eastAsia"/>
            <w:lang w:eastAsia="zh-Hans"/>
          </w:rPr>
          <w:t>，</w:t>
        </w:r>
      </w:ins>
      <w:ins w:id="755" w:author="刘利军" w:date="2022-01-12T13:35:16Z">
        <w:r>
          <w:rPr>
            <w:rFonts w:hint="eastAsia"/>
            <w:lang w:val="en-US" w:eastAsia="zh-Hans"/>
          </w:rPr>
          <w:t>若</w:t>
        </w:r>
      </w:ins>
      <w:ins w:id="756" w:author="刘利军" w:date="2022-01-12T13:35:22Z">
        <w:r>
          <w:rPr>
            <w:rFonts w:hint="eastAsia"/>
            <w:lang w:val="en-US" w:eastAsia="zh-Hans"/>
          </w:rPr>
          <w:t>保真度</w:t>
        </w:r>
      </w:ins>
      <w:ins w:id="757" w:author="刘利军" w:date="2022-01-12T13:35:24Z">
        <w:r>
          <w:rPr>
            <w:rFonts w:hint="eastAsia"/>
            <w:lang w:val="en-US" w:eastAsia="zh-Hans"/>
          </w:rPr>
          <w:t>要求</w:t>
        </w:r>
      </w:ins>
      <w:ins w:id="758" w:author="刘利军" w:date="2022-01-12T13:35:27Z">
        <w:r>
          <w:rPr>
            <w:rFonts w:hint="eastAsia"/>
            <w:lang w:val="en-US" w:eastAsia="zh-Hans"/>
          </w:rPr>
          <w:t>高</w:t>
        </w:r>
      </w:ins>
      <w:ins w:id="759" w:author="刘利军" w:date="2022-01-12T13:35:28Z">
        <w:r>
          <w:rPr>
            <w:rFonts w:hint="eastAsia"/>
            <w:lang w:val="en-US" w:eastAsia="zh-Hans"/>
          </w:rPr>
          <w:t>的</w:t>
        </w:r>
      </w:ins>
      <w:ins w:id="760" w:author="刘利军" w:date="2022-01-12T13:35:31Z">
        <w:r>
          <w:rPr>
            <w:rFonts w:hint="eastAsia"/>
            <w:lang w:val="en-US" w:eastAsia="zh-Hans"/>
          </w:rPr>
          <w:t>图片可</w:t>
        </w:r>
      </w:ins>
      <w:ins w:id="761" w:author="刘利军" w:date="2022-01-12T13:35:33Z">
        <w:r>
          <w:rPr>
            <w:rFonts w:hint="eastAsia"/>
            <w:lang w:val="en-US" w:eastAsia="zh-Hans"/>
          </w:rPr>
          <w:t>适量</w:t>
        </w:r>
      </w:ins>
      <w:ins w:id="762" w:author="刘利军" w:date="2022-01-12T13:35:36Z">
        <w:r>
          <w:rPr>
            <w:rFonts w:hint="eastAsia"/>
            <w:lang w:val="en-US" w:eastAsia="zh-Hans"/>
          </w:rPr>
          <w:t>提高到</w:t>
        </w:r>
      </w:ins>
      <w:ins w:id="763" w:author="刘利军" w:date="2022-01-12T13:35:36Z">
        <w:r>
          <w:rPr>
            <w:rFonts w:hint="default"/>
            <w:lang w:eastAsia="zh-Hans"/>
          </w:rPr>
          <w:t>8</w:t>
        </w:r>
      </w:ins>
      <w:ins w:id="764" w:author="刘利军" w:date="2022-01-12T13:35:37Z">
        <w:r>
          <w:rPr>
            <w:rFonts w:hint="default"/>
            <w:lang w:eastAsia="zh-Hans"/>
          </w:rPr>
          <w:t>0</w:t>
        </w:r>
      </w:ins>
      <w:ins w:id="765" w:author="刘利军" w:date="2022-01-12T13:35:38Z">
        <w:r>
          <w:rPr>
            <w:rFonts w:hint="eastAsia"/>
            <w:lang w:eastAsia="zh-Hans"/>
          </w:rPr>
          <w:t>，</w:t>
        </w:r>
      </w:ins>
      <w:ins w:id="766" w:author="刘利军" w:date="2022-01-12T13:35:39Z">
        <w:r>
          <w:rPr>
            <w:rFonts w:hint="eastAsia"/>
            <w:lang w:val="en-US" w:eastAsia="zh-Hans"/>
          </w:rPr>
          <w:t>图片大小</w:t>
        </w:r>
      </w:ins>
      <w:ins w:id="767" w:author="刘利军" w:date="2022-01-12T13:35:40Z">
        <w:r>
          <w:rPr>
            <w:rFonts w:hint="eastAsia"/>
            <w:lang w:val="en-US" w:eastAsia="zh-Hans"/>
          </w:rPr>
          <w:t>控制</w:t>
        </w:r>
      </w:ins>
      <w:ins w:id="768" w:author="刘利军" w:date="2022-01-12T13:35:42Z">
        <w:r>
          <w:rPr>
            <w:rFonts w:hint="eastAsia"/>
            <w:lang w:val="en-US" w:eastAsia="zh-Hans"/>
          </w:rPr>
          <w:t>在</w:t>
        </w:r>
      </w:ins>
      <w:ins w:id="769" w:author="刘利军" w:date="2022-01-12T13:35:42Z">
        <w:r>
          <w:rPr>
            <w:rFonts w:hint="default"/>
            <w:lang w:eastAsia="zh-Hans"/>
          </w:rPr>
          <w:t>200</w:t>
        </w:r>
      </w:ins>
      <w:ins w:id="770" w:author="刘利军" w:date="2022-01-12T13:35:46Z">
        <w:r>
          <w:rPr>
            <w:rFonts w:hint="default"/>
            <w:lang w:eastAsia="zh-Hans"/>
          </w:rPr>
          <w:t>K</w:t>
        </w:r>
      </w:ins>
      <w:ins w:id="771" w:author="刘利军" w:date="2022-01-12T13:35:47Z">
        <w:r>
          <w:rPr>
            <w:rFonts w:hint="default"/>
            <w:lang w:eastAsia="zh-Hans"/>
          </w:rPr>
          <w:t>B</w:t>
        </w:r>
      </w:ins>
      <w:ins w:id="772" w:author="刘利军" w:date="2022-01-12T13:35:49Z">
        <w:r>
          <w:rPr>
            <w:rFonts w:hint="eastAsia"/>
            <w:lang w:val="en-US" w:eastAsia="zh-Hans"/>
          </w:rPr>
          <w:t>以内</w:t>
        </w:r>
      </w:ins>
    </w:p>
    <w:p>
      <w:pPr>
        <w:pStyle w:val="33"/>
        <w:numPr>
          <w:ilvl w:val="-1"/>
          <w:numId w:val="0"/>
        </w:numPr>
        <w:ind w:left="0" w:firstLine="0" w:firstLineChars="0"/>
        <w:rPr>
          <w:ins w:id="774" w:author="刘利军" w:date="2022-01-12T14:09:21Z"/>
          <w:rFonts w:hint="eastAsia"/>
          <w:lang w:val="en-US" w:eastAsia="zh-Hans"/>
        </w:rPr>
        <w:pPrChange w:id="773" w:author="刘利军" w:date="2022-01-12T14:07:52Z">
          <w:pPr>
            <w:pStyle w:val="33"/>
            <w:numPr>
              <w:ilvl w:val="1"/>
              <w:numId w:val="4"/>
            </w:numPr>
            <w:ind w:firstLineChars="0"/>
          </w:pPr>
        </w:pPrChange>
      </w:pPr>
      <w:ins w:id="775" w:author="刘利军" w:date="2022-01-12T14:07:53Z">
        <w:r>
          <w:rPr>
            <w:rFonts w:hint="default"/>
            <w:lang w:eastAsia="zh-Hans"/>
          </w:rPr>
          <w:t xml:space="preserve">4 </w:t>
        </w:r>
      </w:ins>
      <w:ins w:id="776" w:author="刘利军" w:date="2022-01-12T14:07:54Z">
        <w:r>
          <w:rPr>
            <w:rFonts w:hint="default"/>
            <w:lang w:eastAsia="zh-Hans"/>
          </w:rPr>
          <w:t xml:space="preserve"> </w:t>
        </w:r>
      </w:ins>
      <w:ins w:id="777" w:author="刘利军" w:date="2022-01-12T14:07:55Z">
        <w:r>
          <w:rPr>
            <w:rFonts w:hint="default"/>
            <w:lang w:eastAsia="zh-Hans"/>
          </w:rPr>
          <w:t xml:space="preserve"> </w:t>
        </w:r>
      </w:ins>
      <w:ins w:id="778" w:author="刘利军" w:date="2022-01-12T14:09:20Z">
        <w:r>
          <w:rPr>
            <w:rFonts w:hint="eastAsia"/>
            <w:lang w:val="en-US" w:eastAsia="zh-Hans"/>
          </w:rPr>
          <w:t>图片</w:t>
        </w:r>
      </w:ins>
      <w:ins w:id="779" w:author="刘利军" w:date="2022-01-12T14:08:01Z">
        <w:r>
          <w:rPr>
            <w:rFonts w:hint="eastAsia"/>
            <w:lang w:val="en-US" w:eastAsia="zh-Hans"/>
          </w:rPr>
          <w:t>压缩</w:t>
        </w:r>
      </w:ins>
    </w:p>
    <w:p>
      <w:pPr>
        <w:pStyle w:val="33"/>
        <w:numPr>
          <w:ilvl w:val="-1"/>
          <w:numId w:val="0"/>
        </w:numPr>
        <w:ind w:left="420" w:firstLine="420" w:firstLineChars="0"/>
        <w:rPr>
          <w:ins w:id="781" w:author="刘利军" w:date="2022-01-12T14:08:01Z"/>
          <w:rFonts w:hint="eastAsia"/>
          <w:lang w:val="en-US" w:eastAsia="zh-Hans"/>
        </w:rPr>
        <w:pPrChange w:id="780" w:author="刘利军" w:date="2022-01-12T14:09:23Z">
          <w:pPr>
            <w:pStyle w:val="33"/>
            <w:numPr>
              <w:ilvl w:val="1"/>
              <w:numId w:val="4"/>
            </w:numPr>
            <w:ind w:firstLineChars="0"/>
          </w:pPr>
        </w:pPrChange>
      </w:pPr>
      <w:ins w:id="782" w:author="刘利军" w:date="2022-01-12T14:09:37Z">
        <w:r>
          <w:rPr>
            <w:rFonts w:hint="default"/>
            <w:lang w:eastAsia="zh-Hans"/>
          </w:rPr>
          <w:t xml:space="preserve">4.1 </w:t>
        </w:r>
      </w:ins>
      <w:ins w:id="783" w:author="刘利军" w:date="2022-01-12T14:09:25Z">
        <w:r>
          <w:rPr>
            <w:rFonts w:hint="eastAsia"/>
            <w:lang w:val="en-US" w:eastAsia="zh-Hans"/>
          </w:rPr>
          <w:t>工具</w:t>
        </w:r>
      </w:ins>
      <w:ins w:id="784" w:author="刘利军" w:date="2022-01-12T14:09:26Z">
        <w:r>
          <w:rPr>
            <w:rFonts w:hint="eastAsia"/>
            <w:lang w:val="en-US" w:eastAsia="zh-Hans"/>
          </w:rPr>
          <w:t>压缩</w:t>
        </w:r>
      </w:ins>
    </w:p>
    <w:p>
      <w:pPr>
        <w:pStyle w:val="33"/>
        <w:numPr>
          <w:ilvl w:val="-1"/>
          <w:numId w:val="0"/>
        </w:numPr>
        <w:ind w:left="420" w:firstLine="420" w:firstLineChars="0"/>
        <w:rPr>
          <w:ins w:id="786" w:author="刘利军" w:date="2022-01-12T14:08:18Z"/>
          <w:rFonts w:hint="eastAsia"/>
          <w:lang w:val="en-US" w:eastAsia="zh-Hans"/>
        </w:rPr>
        <w:pPrChange w:id="785" w:author="刘利军" w:date="2022-01-12T14:09:29Z">
          <w:pPr>
            <w:pStyle w:val="33"/>
            <w:numPr>
              <w:ilvl w:val="1"/>
              <w:numId w:val="4"/>
            </w:numPr>
            <w:ind w:firstLineChars="0"/>
          </w:pPr>
        </w:pPrChange>
      </w:pPr>
      <w:ins w:id="787" w:author="刘利军" w:date="2022-01-12T14:08:05Z">
        <w:r>
          <w:rPr>
            <w:rFonts w:hint="eastAsia"/>
            <w:lang w:val="en-US" w:eastAsia="zh-Hans"/>
          </w:rPr>
          <w:t>T</w:t>
        </w:r>
      </w:ins>
      <w:ins w:id="788" w:author="刘利军" w:date="2022-01-12T14:08:05Z">
        <w:r>
          <w:rPr>
            <w:rFonts w:hint="default"/>
            <w:lang w:eastAsia="zh-Hans"/>
          </w:rPr>
          <w:t>i</w:t>
        </w:r>
      </w:ins>
      <w:ins w:id="789" w:author="刘利军" w:date="2022-01-12T14:08:06Z">
        <w:r>
          <w:rPr>
            <w:rFonts w:hint="default"/>
            <w:lang w:eastAsia="zh-Hans"/>
          </w:rPr>
          <w:t>n</w:t>
        </w:r>
      </w:ins>
      <w:ins w:id="790" w:author="刘利军" w:date="2022-01-12T14:08:07Z">
        <w:r>
          <w:rPr>
            <w:rFonts w:hint="default"/>
            <w:lang w:eastAsia="zh-Hans"/>
          </w:rPr>
          <w:t>yp</w:t>
        </w:r>
      </w:ins>
      <w:ins w:id="791" w:author="刘利军" w:date="2022-01-12T14:08:08Z">
        <w:r>
          <w:rPr>
            <w:rFonts w:hint="default"/>
            <w:lang w:eastAsia="zh-Hans"/>
          </w:rPr>
          <w:t xml:space="preserve">ng </w:t>
        </w:r>
      </w:ins>
      <w:ins w:id="792" w:author="刘利军" w:date="2022-01-12T14:08:09Z">
        <w:r>
          <w:rPr>
            <w:rFonts w:hint="eastAsia"/>
            <w:lang w:val="en-US" w:eastAsia="zh-Hans"/>
          </w:rPr>
          <w:t>免费</w:t>
        </w:r>
      </w:ins>
      <w:ins w:id="793" w:author="刘利军" w:date="2022-01-12T14:08:10Z">
        <w:r>
          <w:rPr>
            <w:rFonts w:hint="eastAsia"/>
            <w:lang w:val="en-US" w:eastAsia="zh-Hans"/>
          </w:rPr>
          <w:t>、</w:t>
        </w:r>
      </w:ins>
      <w:ins w:id="794" w:author="刘利军" w:date="2022-01-12T14:08:11Z">
        <w:r>
          <w:rPr>
            <w:rFonts w:hint="eastAsia"/>
            <w:lang w:val="en-US" w:eastAsia="zh-Hans"/>
          </w:rPr>
          <w:t>批量</w:t>
        </w:r>
      </w:ins>
      <w:ins w:id="795" w:author="刘利军" w:date="2022-01-12T14:08:12Z">
        <w:r>
          <w:rPr>
            <w:rFonts w:hint="eastAsia"/>
            <w:lang w:val="en-US" w:eastAsia="zh-Hans"/>
          </w:rPr>
          <w:t>速度</w:t>
        </w:r>
      </w:ins>
      <w:ins w:id="796" w:author="刘利军" w:date="2022-01-12T14:08:13Z">
        <w:r>
          <w:rPr>
            <w:rFonts w:hint="eastAsia"/>
            <w:lang w:val="en-US" w:eastAsia="zh-Hans"/>
          </w:rPr>
          <w:t>快</w:t>
        </w:r>
      </w:ins>
    </w:p>
    <w:p>
      <w:pPr>
        <w:pStyle w:val="33"/>
        <w:numPr>
          <w:ilvl w:val="-1"/>
          <w:numId w:val="0"/>
        </w:numPr>
        <w:ind w:left="420" w:firstLine="420" w:firstLineChars="0"/>
        <w:rPr>
          <w:ins w:id="798" w:author="刘利军" w:date="2022-01-12T14:08:47Z"/>
          <w:rFonts w:hint="eastAsia"/>
          <w:lang w:val="en-US" w:eastAsia="zh-Hans"/>
        </w:rPr>
        <w:pPrChange w:id="797" w:author="刘利军" w:date="2022-01-12T14:09:31Z">
          <w:pPr>
            <w:pStyle w:val="33"/>
            <w:numPr>
              <w:ilvl w:val="1"/>
              <w:numId w:val="4"/>
            </w:numPr>
            <w:ind w:firstLineChars="0"/>
          </w:pPr>
        </w:pPrChange>
      </w:pPr>
      <w:ins w:id="799" w:author="刘利军" w:date="2022-01-12T14:08:32Z">
        <w:r>
          <w:rPr>
            <w:rFonts w:hint="default"/>
            <w:lang w:eastAsia="zh-Hans"/>
          </w:rPr>
          <w:t>S</w:t>
        </w:r>
      </w:ins>
      <w:ins w:id="800" w:author="刘利军" w:date="2022-01-12T14:08:35Z">
        <w:r>
          <w:rPr>
            <w:rFonts w:hint="eastAsia"/>
            <w:lang w:val="en-US" w:eastAsia="zh-Hans"/>
          </w:rPr>
          <w:t>qu</w:t>
        </w:r>
      </w:ins>
      <w:ins w:id="801" w:author="刘利军" w:date="2022-01-12T14:08:35Z">
        <w:r>
          <w:rPr>
            <w:rFonts w:hint="default"/>
            <w:lang w:eastAsia="zh-Hans"/>
          </w:rPr>
          <w:t>oo</w:t>
        </w:r>
      </w:ins>
      <w:ins w:id="802" w:author="刘利军" w:date="2022-01-12T14:08:37Z">
        <w:r>
          <w:rPr>
            <w:rFonts w:hint="default"/>
            <w:lang w:eastAsia="zh-Hans"/>
          </w:rPr>
          <w:t xml:space="preserve">sj </w:t>
        </w:r>
      </w:ins>
      <w:ins w:id="803" w:author="刘利军" w:date="2022-01-12T14:08:41Z">
        <w:r>
          <w:rPr>
            <w:rFonts w:hint="eastAsia"/>
            <w:lang w:val="en-US" w:eastAsia="zh-Hans"/>
          </w:rPr>
          <w:t>在线图片</w:t>
        </w:r>
      </w:ins>
      <w:ins w:id="804" w:author="刘利军" w:date="2022-01-12T14:08:42Z">
        <w:r>
          <w:rPr>
            <w:rFonts w:hint="eastAsia"/>
            <w:lang w:val="en-US" w:eastAsia="zh-Hans"/>
          </w:rPr>
          <w:t>压缩</w:t>
        </w:r>
      </w:ins>
    </w:p>
    <w:p>
      <w:pPr>
        <w:pStyle w:val="33"/>
        <w:numPr>
          <w:ilvl w:val="-1"/>
          <w:numId w:val="0"/>
        </w:numPr>
        <w:ind w:left="420" w:firstLine="420" w:firstLineChars="0"/>
        <w:rPr>
          <w:ins w:id="806" w:author="刘利军" w:date="2022-01-12T14:09:33Z"/>
          <w:rFonts w:hint="default"/>
          <w:lang w:eastAsia="zh-Hans"/>
        </w:rPr>
        <w:pPrChange w:id="805" w:author="刘利军" w:date="2022-01-12T14:09:32Z">
          <w:pPr>
            <w:pStyle w:val="33"/>
            <w:numPr>
              <w:ilvl w:val="1"/>
              <w:numId w:val="4"/>
            </w:numPr>
            <w:ind w:firstLineChars="0"/>
          </w:pPr>
        </w:pPrChange>
      </w:pPr>
      <w:ins w:id="807" w:author="刘利军" w:date="2022-01-12T14:08:48Z">
        <w:r>
          <w:rPr>
            <w:rFonts w:hint="eastAsia"/>
            <w:lang w:val="en-US" w:eastAsia="zh-Hans"/>
          </w:rPr>
          <w:t>C</w:t>
        </w:r>
      </w:ins>
      <w:ins w:id="808" w:author="刘利军" w:date="2022-01-12T14:08:49Z">
        <w:r>
          <w:rPr>
            <w:rFonts w:hint="default"/>
            <w:lang w:eastAsia="zh-Hans"/>
          </w:rPr>
          <w:t>o</w:t>
        </w:r>
      </w:ins>
      <w:ins w:id="809" w:author="刘利军" w:date="2022-01-12T14:08:50Z">
        <w:r>
          <w:rPr>
            <w:rFonts w:hint="default"/>
            <w:lang w:eastAsia="zh-Hans"/>
          </w:rPr>
          <w:t>mpres</w:t>
        </w:r>
      </w:ins>
      <w:ins w:id="810" w:author="刘利军" w:date="2022-01-12T14:08:51Z">
        <w:r>
          <w:rPr>
            <w:rFonts w:hint="default"/>
            <w:lang w:eastAsia="zh-Hans"/>
          </w:rPr>
          <w:t>s</w:t>
        </w:r>
      </w:ins>
      <w:ins w:id="811" w:author="刘利军" w:date="2022-01-12T14:08:52Z">
        <w:r>
          <w:rPr>
            <w:rFonts w:hint="default"/>
            <w:lang w:eastAsia="zh-Hans"/>
          </w:rPr>
          <w:t>or</w:t>
        </w:r>
      </w:ins>
      <w:ins w:id="812" w:author="刘利军" w:date="2022-01-12T14:08:53Z">
        <w:r>
          <w:rPr>
            <w:rFonts w:hint="default"/>
            <w:lang w:eastAsia="zh-Hans"/>
          </w:rPr>
          <w:t xml:space="preserve"> </w:t>
        </w:r>
      </w:ins>
      <w:ins w:id="813" w:author="刘利军" w:date="2022-01-12T14:08:53Z">
        <w:r>
          <w:rPr>
            <w:rFonts w:hint="eastAsia"/>
            <w:lang w:val="en-US" w:eastAsia="zh-Hans"/>
          </w:rPr>
          <w:t>支持</w:t>
        </w:r>
      </w:ins>
      <w:ins w:id="814" w:author="刘利军" w:date="2022-01-12T14:08:55Z">
        <w:r>
          <w:rPr>
            <w:rFonts w:hint="default"/>
            <w:lang w:eastAsia="zh-Hans"/>
          </w:rPr>
          <w:t>JPG</w:t>
        </w:r>
      </w:ins>
      <w:ins w:id="815" w:author="刘利军" w:date="2022-01-12T14:08:59Z">
        <w:r>
          <w:rPr>
            <w:rFonts w:hint="eastAsia"/>
            <w:lang w:eastAsia="zh-Hans"/>
          </w:rPr>
          <w:t>、</w:t>
        </w:r>
      </w:ins>
      <w:ins w:id="816" w:author="刘利军" w:date="2022-01-12T14:09:00Z">
        <w:r>
          <w:rPr>
            <w:rFonts w:hint="default"/>
            <w:lang w:eastAsia="zh-Hans"/>
          </w:rPr>
          <w:t>PN</w:t>
        </w:r>
      </w:ins>
      <w:ins w:id="817" w:author="刘利军" w:date="2022-01-12T14:09:01Z">
        <w:r>
          <w:rPr>
            <w:rFonts w:hint="default"/>
            <w:lang w:eastAsia="zh-Hans"/>
          </w:rPr>
          <w:t>G</w:t>
        </w:r>
      </w:ins>
      <w:ins w:id="818" w:author="刘利军" w:date="2022-01-12T14:09:03Z">
        <w:r>
          <w:rPr>
            <w:rFonts w:hint="eastAsia"/>
            <w:lang w:eastAsia="zh-Hans"/>
          </w:rPr>
          <w:t>、</w:t>
        </w:r>
      </w:ins>
      <w:ins w:id="819" w:author="刘利军" w:date="2022-01-12T14:09:04Z">
        <w:r>
          <w:rPr>
            <w:rFonts w:hint="default"/>
            <w:lang w:eastAsia="zh-Hans"/>
          </w:rPr>
          <w:t>SV</w:t>
        </w:r>
      </w:ins>
      <w:ins w:id="820" w:author="刘利军" w:date="2022-01-12T14:09:05Z">
        <w:r>
          <w:rPr>
            <w:rFonts w:hint="default"/>
            <w:lang w:eastAsia="zh-Hans"/>
          </w:rPr>
          <w:t>G</w:t>
        </w:r>
      </w:ins>
      <w:ins w:id="821" w:author="刘利军" w:date="2022-01-12T14:09:06Z">
        <w:r>
          <w:rPr>
            <w:rFonts w:hint="eastAsia"/>
            <w:lang w:eastAsia="zh-Hans"/>
          </w:rPr>
          <w:t>、</w:t>
        </w:r>
      </w:ins>
      <w:ins w:id="822" w:author="刘利军" w:date="2022-01-12T14:09:08Z">
        <w:r>
          <w:rPr>
            <w:rFonts w:hint="default"/>
            <w:lang w:eastAsia="zh-Hans"/>
          </w:rPr>
          <w:t>GI</w:t>
        </w:r>
      </w:ins>
      <w:ins w:id="823" w:author="刘利军" w:date="2022-01-12T14:09:09Z">
        <w:r>
          <w:rPr>
            <w:rFonts w:hint="default"/>
            <w:lang w:eastAsia="zh-Hans"/>
          </w:rPr>
          <w:t>F</w:t>
        </w:r>
      </w:ins>
    </w:p>
    <w:p>
      <w:pPr>
        <w:pStyle w:val="33"/>
        <w:numPr>
          <w:ilvl w:val="-1"/>
          <w:numId w:val="0"/>
        </w:numPr>
        <w:ind w:left="420" w:firstLine="420" w:firstLineChars="0"/>
        <w:rPr>
          <w:ins w:id="825" w:author="刘利军" w:date="2022-01-12T14:09:47Z"/>
          <w:rFonts w:hint="eastAsia"/>
          <w:lang w:val="en-US" w:eastAsia="zh-Hans"/>
        </w:rPr>
        <w:pPrChange w:id="824" w:author="刘利军" w:date="2022-01-12T14:09:32Z">
          <w:pPr>
            <w:pStyle w:val="33"/>
            <w:numPr>
              <w:ilvl w:val="1"/>
              <w:numId w:val="4"/>
            </w:numPr>
            <w:ind w:firstLineChars="0"/>
          </w:pPr>
        </w:pPrChange>
      </w:pPr>
      <w:ins w:id="826" w:author="刘利军" w:date="2022-01-12T14:09:42Z">
        <w:r>
          <w:rPr>
            <w:rFonts w:hint="default"/>
            <w:lang w:eastAsia="zh-Hans"/>
          </w:rPr>
          <w:t xml:space="preserve">4.2 </w:t>
        </w:r>
      </w:ins>
      <w:ins w:id="827" w:author="刘利军" w:date="2022-01-12T14:09:45Z">
        <w:r>
          <w:rPr>
            <w:rFonts w:hint="eastAsia"/>
            <w:lang w:val="en-US" w:eastAsia="zh-Hans"/>
          </w:rPr>
          <w:t>webpack</w:t>
        </w:r>
      </w:ins>
    </w:p>
    <w:p>
      <w:pPr>
        <w:pStyle w:val="33"/>
        <w:numPr>
          <w:ilvl w:val="-1"/>
          <w:numId w:val="0"/>
        </w:numPr>
        <w:ind w:left="420" w:firstLine="420" w:firstLineChars="0"/>
        <w:rPr>
          <w:ins w:id="829" w:author="刘利军" w:date="2022-01-12T13:29:34Z"/>
          <w:rFonts w:hint="eastAsia"/>
          <w:lang w:val="en-US" w:eastAsia="zh-Hans"/>
        </w:rPr>
        <w:pPrChange w:id="828" w:author="刘利军" w:date="2022-01-12T14:16:10Z">
          <w:pPr>
            <w:pStyle w:val="33"/>
            <w:numPr>
              <w:ilvl w:val="1"/>
              <w:numId w:val="4"/>
            </w:numPr>
            <w:ind w:firstLineChars="0"/>
          </w:pPr>
        </w:pPrChange>
      </w:pPr>
      <w:ins w:id="830" w:author="刘利军" w:date="2022-01-12T14:09:51Z">
        <w:r>
          <w:rPr>
            <w:rFonts w:hint="eastAsia"/>
            <w:lang w:val="en-US" w:eastAsia="zh-Hans"/>
          </w:rPr>
          <w:t>使用</w:t>
        </w:r>
      </w:ins>
      <w:ins w:id="831" w:author="刘利军" w:date="2022-01-12T14:09:51Z">
        <w:r>
          <w:rPr>
            <w:rFonts w:hint="default"/>
            <w:lang w:eastAsia="zh-Hans"/>
          </w:rPr>
          <w:t>im</w:t>
        </w:r>
      </w:ins>
      <w:ins w:id="832" w:author="刘利军" w:date="2022-01-12T14:09:52Z">
        <w:r>
          <w:rPr>
            <w:rFonts w:hint="default"/>
            <w:lang w:eastAsia="zh-Hans"/>
          </w:rPr>
          <w:t>age</w:t>
        </w:r>
      </w:ins>
      <w:ins w:id="833" w:author="刘利军" w:date="2022-01-12T14:09:53Z">
        <w:r>
          <w:rPr>
            <w:rFonts w:hint="default"/>
            <w:lang w:eastAsia="zh-Hans"/>
          </w:rPr>
          <w:t>-w</w:t>
        </w:r>
      </w:ins>
      <w:ins w:id="834" w:author="刘利军" w:date="2022-01-12T14:09:54Z">
        <w:r>
          <w:rPr>
            <w:rFonts w:hint="default"/>
            <w:lang w:eastAsia="zh-Hans"/>
          </w:rPr>
          <w:t>ebpack</w:t>
        </w:r>
      </w:ins>
      <w:ins w:id="835" w:author="刘利军" w:date="2022-01-12T14:09:55Z">
        <w:r>
          <w:rPr>
            <w:rFonts w:hint="default"/>
            <w:lang w:eastAsia="zh-Hans"/>
          </w:rPr>
          <w:t>-</w:t>
        </w:r>
      </w:ins>
      <w:ins w:id="836" w:author="刘利军" w:date="2022-01-12T14:09:56Z">
        <w:r>
          <w:rPr>
            <w:rFonts w:hint="default"/>
            <w:lang w:eastAsia="zh-Hans"/>
          </w:rPr>
          <w:t>loade</w:t>
        </w:r>
      </w:ins>
      <w:ins w:id="837" w:author="刘利军" w:date="2022-01-12T14:09:57Z">
        <w:r>
          <w:rPr>
            <w:rFonts w:hint="default"/>
            <w:lang w:eastAsia="zh-Hans"/>
          </w:rPr>
          <w:t>r</w:t>
        </w:r>
      </w:ins>
      <w:ins w:id="838" w:author="刘利军" w:date="2022-01-12T14:09:58Z">
        <w:r>
          <w:rPr>
            <w:rFonts w:hint="eastAsia"/>
            <w:lang w:val="en-US" w:eastAsia="zh-Hans"/>
          </w:rPr>
          <w:t>项目</w:t>
        </w:r>
      </w:ins>
      <w:ins w:id="839" w:author="刘利军" w:date="2022-01-12T14:09:59Z">
        <w:r>
          <w:rPr>
            <w:rFonts w:hint="eastAsia"/>
            <w:lang w:val="en-US" w:eastAsia="zh-Hans"/>
          </w:rPr>
          <w:t>打包</w:t>
        </w:r>
      </w:ins>
      <w:ins w:id="840" w:author="刘利军" w:date="2022-01-12T14:10:00Z">
        <w:r>
          <w:rPr>
            <w:rFonts w:hint="eastAsia"/>
            <w:lang w:val="en-US" w:eastAsia="zh-Hans"/>
          </w:rPr>
          <w:t>时进行</w:t>
        </w:r>
      </w:ins>
      <w:ins w:id="841" w:author="刘利军" w:date="2022-01-12T14:10:01Z">
        <w:r>
          <w:rPr>
            <w:rFonts w:hint="eastAsia"/>
            <w:lang w:val="en-US" w:eastAsia="zh-Hans"/>
          </w:rPr>
          <w:t>压缩</w:t>
        </w:r>
      </w:ins>
    </w:p>
    <w:p>
      <w:pPr>
        <w:pStyle w:val="33"/>
        <w:numPr>
          <w:ilvl w:val="-1"/>
          <w:numId w:val="0"/>
        </w:numPr>
        <w:ind w:left="0" w:firstLine="0" w:firstLineChars="0"/>
        <w:rPr>
          <w:ins w:id="843" w:author="刘利军" w:date="2022-01-12T13:26:55Z"/>
        </w:rPr>
        <w:pPrChange w:id="842" w:author="刘利军" w:date="2022-01-12T13:29:36Z">
          <w:pPr>
            <w:pStyle w:val="33"/>
            <w:numPr>
              <w:ilvl w:val="1"/>
              <w:numId w:val="4"/>
            </w:numPr>
            <w:ind w:firstLineChars="0"/>
          </w:pPr>
        </w:pPrChange>
      </w:pPr>
    </w:p>
    <w:p>
      <w:pPr>
        <w:pStyle w:val="33"/>
        <w:numPr>
          <w:ilvl w:val="-1"/>
          <w:numId w:val="0"/>
        </w:numPr>
        <w:ind w:left="0" w:firstLine="0" w:firstLineChars="0"/>
        <w:rPr>
          <w:ins w:id="845" w:author="刘利军" w:date="2022-01-12T13:27:50Z"/>
          <w:rFonts w:hint="eastAsia"/>
          <w:lang w:val="en-US" w:eastAsia="zh-Hans"/>
        </w:rPr>
        <w:pPrChange w:id="844" w:author="刘利军" w:date="2022-01-12T13:26:56Z">
          <w:pPr>
            <w:pStyle w:val="33"/>
            <w:numPr>
              <w:ilvl w:val="1"/>
              <w:numId w:val="4"/>
            </w:numPr>
            <w:ind w:firstLineChars="0"/>
          </w:pPr>
        </w:pPrChange>
      </w:pPr>
      <w:ins w:id="846" w:author="刘利军" w:date="2022-01-12T13:26:58Z">
        <w:r>
          <w:rPr>
            <w:rFonts w:hint="eastAsia"/>
            <w:lang w:val="en-US" w:eastAsia="zh-Hans"/>
          </w:rPr>
          <w:t>团队</w:t>
        </w:r>
      </w:ins>
      <w:ins w:id="847" w:author="刘利军" w:date="2022-01-12T13:26:59Z">
        <w:r>
          <w:rPr>
            <w:rFonts w:hint="eastAsia"/>
            <w:lang w:val="en-US" w:eastAsia="zh-Hans"/>
          </w:rPr>
          <w:t>约定</w:t>
        </w:r>
      </w:ins>
      <w:ins w:id="848" w:author="刘利军" w:date="2022-01-12T13:27:53Z">
        <w:r>
          <w:rPr>
            <w:rFonts w:hint="eastAsia"/>
            <w:lang w:val="en-US" w:eastAsia="zh-Hans"/>
          </w:rPr>
          <w:t>：</w:t>
        </w:r>
      </w:ins>
    </w:p>
    <w:p>
      <w:pPr>
        <w:pStyle w:val="33"/>
        <w:numPr>
          <w:ilvl w:val="-1"/>
          <w:numId w:val="0"/>
        </w:numPr>
        <w:ind w:left="0" w:firstLine="0" w:firstLineChars="0"/>
        <w:rPr>
          <w:ins w:id="850" w:author="刘利军" w:date="2022-01-12T13:29:17Z"/>
          <w:rFonts w:hint="eastAsia"/>
          <w:lang w:val="en-US" w:eastAsia="zh-Hans"/>
        </w:rPr>
        <w:pPrChange w:id="849" w:author="刘利军" w:date="2022-01-12T13:26:56Z">
          <w:pPr>
            <w:pStyle w:val="33"/>
            <w:numPr>
              <w:ilvl w:val="1"/>
              <w:numId w:val="4"/>
            </w:numPr>
            <w:ind w:firstLineChars="0"/>
          </w:pPr>
        </w:pPrChange>
      </w:pPr>
      <w:ins w:id="851" w:author="刘利军" w:date="2022-01-12T13:27:56Z">
        <w:r>
          <w:rPr>
            <w:rFonts w:hint="eastAsia"/>
            <w:lang w:val="en-US" w:eastAsia="zh-Hans"/>
          </w:rPr>
          <w:t>国内</w:t>
        </w:r>
      </w:ins>
      <w:ins w:id="852" w:author="刘利军" w:date="2022-01-12T13:27:57Z">
        <w:r>
          <w:rPr>
            <w:rFonts w:hint="eastAsia"/>
            <w:lang w:val="en-US" w:eastAsia="zh-Hans"/>
          </w:rPr>
          <w:t>普通</w:t>
        </w:r>
      </w:ins>
      <w:ins w:id="853" w:author="刘利军" w:date="2022-01-12T13:27:58Z">
        <w:r>
          <w:rPr>
            <w:rFonts w:hint="eastAsia"/>
            <w:lang w:val="en-US" w:eastAsia="zh-Hans"/>
          </w:rPr>
          <w:t>家庭</w:t>
        </w:r>
      </w:ins>
      <w:ins w:id="854" w:author="刘利军" w:date="2022-01-12T13:28:01Z">
        <w:r>
          <w:rPr>
            <w:rFonts w:hint="eastAsia"/>
            <w:lang w:val="en-US" w:eastAsia="zh-Hans"/>
          </w:rPr>
          <w:t>的</w:t>
        </w:r>
      </w:ins>
      <w:ins w:id="855" w:author="刘利军" w:date="2022-01-12T13:28:02Z">
        <w:r>
          <w:rPr>
            <w:rFonts w:hint="eastAsia"/>
            <w:lang w:val="en-US" w:eastAsia="zh-Hans"/>
          </w:rPr>
          <w:t>宽带基本</w:t>
        </w:r>
      </w:ins>
      <w:ins w:id="856" w:author="刘利军" w:date="2022-01-12T13:28:04Z">
        <w:r>
          <w:rPr>
            <w:rFonts w:hint="eastAsia"/>
            <w:lang w:val="en-US" w:eastAsia="zh-Hans"/>
          </w:rPr>
          <w:t>能</w:t>
        </w:r>
      </w:ins>
      <w:ins w:id="857" w:author="刘利军" w:date="2022-01-12T13:28:05Z">
        <w:r>
          <w:rPr>
            <w:rFonts w:hint="eastAsia"/>
            <w:lang w:val="en-US" w:eastAsia="zh-Hans"/>
          </w:rPr>
          <w:t>达到</w:t>
        </w:r>
      </w:ins>
      <w:ins w:id="858" w:author="刘利军" w:date="2022-01-12T13:28:07Z">
        <w:r>
          <w:rPr>
            <w:rFonts w:hint="default"/>
            <w:lang w:eastAsia="zh-Hans"/>
          </w:rPr>
          <w:t>8</w:t>
        </w:r>
      </w:ins>
      <w:ins w:id="859" w:author="刘利军" w:date="2022-01-12T13:28:08Z">
        <w:r>
          <w:rPr>
            <w:rFonts w:hint="eastAsia"/>
            <w:lang w:val="en-US" w:eastAsia="zh-Hans"/>
          </w:rPr>
          <w:t>mbs</w:t>
        </w:r>
      </w:ins>
      <w:ins w:id="860" w:author="刘利军" w:date="2022-01-12T13:28:10Z">
        <w:r>
          <w:rPr>
            <w:rFonts w:hint="eastAsia"/>
            <w:lang w:val="en-US" w:eastAsia="zh-Hans"/>
          </w:rPr>
          <w:t>，</w:t>
        </w:r>
      </w:ins>
      <w:ins w:id="861" w:author="刘利军" w:date="2022-01-12T13:28:13Z">
        <w:r>
          <w:rPr>
            <w:rFonts w:hint="eastAsia"/>
            <w:lang w:val="en-US" w:eastAsia="zh-Hans"/>
          </w:rPr>
          <w:t>实际</w:t>
        </w:r>
      </w:ins>
      <w:ins w:id="862" w:author="刘利军" w:date="2022-01-12T13:28:15Z">
        <w:r>
          <w:rPr>
            <w:rFonts w:hint="eastAsia"/>
            <w:lang w:val="en-US" w:eastAsia="zh-Hans"/>
          </w:rPr>
          <w:t>速率</w:t>
        </w:r>
      </w:ins>
      <w:ins w:id="863" w:author="刘利军" w:date="2022-01-12T13:28:16Z">
        <w:r>
          <w:rPr>
            <w:rFonts w:hint="eastAsia"/>
            <w:lang w:val="en-US" w:eastAsia="zh-Hans"/>
          </w:rPr>
          <w:t>大约</w:t>
        </w:r>
      </w:ins>
      <w:ins w:id="864" w:author="刘利军" w:date="2022-01-12T13:28:18Z">
        <w:r>
          <w:rPr>
            <w:rFonts w:hint="eastAsia"/>
            <w:lang w:val="en-US" w:eastAsia="zh-Hans"/>
          </w:rPr>
          <w:t>为</w:t>
        </w:r>
      </w:ins>
      <w:ins w:id="865" w:author="刘利军" w:date="2022-01-12T13:28:19Z">
        <w:r>
          <w:rPr>
            <w:rFonts w:hint="default"/>
            <w:lang w:eastAsia="zh-Hans"/>
          </w:rPr>
          <w:t>5</w:t>
        </w:r>
      </w:ins>
      <w:ins w:id="866" w:author="刘利军" w:date="2022-01-12T13:28:20Z">
        <w:r>
          <w:rPr>
            <w:rFonts w:hint="default"/>
            <w:lang w:eastAsia="zh-Hans"/>
          </w:rPr>
          <w:t>00-9</w:t>
        </w:r>
      </w:ins>
      <w:ins w:id="867" w:author="刘利军" w:date="2022-01-12T13:28:21Z">
        <w:r>
          <w:rPr>
            <w:rFonts w:hint="default"/>
            <w:lang w:eastAsia="zh-Hans"/>
          </w:rPr>
          <w:t>00</w:t>
        </w:r>
      </w:ins>
      <w:ins w:id="868" w:author="刘利军" w:date="2022-01-12T13:28:23Z">
        <w:r>
          <w:rPr>
            <w:rFonts w:hint="default"/>
            <w:lang w:eastAsia="zh-Hans"/>
          </w:rPr>
          <w:t>KB</w:t>
        </w:r>
      </w:ins>
      <w:ins w:id="869" w:author="刘利军" w:date="2022-01-12T13:28:24Z">
        <w:r>
          <w:rPr>
            <w:rFonts w:hint="default"/>
            <w:lang w:eastAsia="zh-Hans"/>
          </w:rPr>
          <w:t>/</w:t>
        </w:r>
      </w:ins>
      <w:ins w:id="870" w:author="刘利军" w:date="2022-01-12T13:28:26Z">
        <w:r>
          <w:rPr>
            <w:rFonts w:hint="default"/>
            <w:lang w:eastAsia="zh-Hans"/>
          </w:rPr>
          <w:t>s,</w:t>
        </w:r>
      </w:ins>
      <w:ins w:id="871" w:author="刘利军" w:date="2022-01-12T13:28:28Z">
        <w:r>
          <w:rPr>
            <w:rFonts w:hint="eastAsia"/>
            <w:lang w:val="en-US" w:eastAsia="zh-Hans"/>
          </w:rPr>
          <w:t>全国</w:t>
        </w:r>
      </w:ins>
      <w:ins w:id="872" w:author="刘利军" w:date="2022-01-12T13:28:30Z">
        <w:r>
          <w:rPr>
            <w:rFonts w:hint="default"/>
            <w:lang w:eastAsia="zh-Hans"/>
          </w:rPr>
          <w:t>3</w:t>
        </w:r>
      </w:ins>
      <w:ins w:id="873" w:author="刘利军" w:date="2022-01-12T13:28:35Z">
        <w:r>
          <w:rPr>
            <w:rFonts w:hint="default"/>
            <w:lang w:eastAsia="zh-Hans"/>
          </w:rPr>
          <w:t>G</w:t>
        </w:r>
      </w:ins>
      <w:ins w:id="874" w:author="刘利军" w:date="2022-01-12T13:28:31Z">
        <w:r>
          <w:rPr>
            <w:rFonts w:hint="default"/>
            <w:lang w:eastAsia="zh-Hans"/>
          </w:rPr>
          <w:t>/</w:t>
        </w:r>
      </w:ins>
      <w:ins w:id="875" w:author="刘利军" w:date="2022-01-12T13:28:32Z">
        <w:r>
          <w:rPr>
            <w:rFonts w:hint="default"/>
            <w:lang w:eastAsia="zh-Hans"/>
          </w:rPr>
          <w:t>4G</w:t>
        </w:r>
      </w:ins>
      <w:ins w:id="876" w:author="刘利军" w:date="2022-01-12T13:28:39Z">
        <w:r>
          <w:rPr>
            <w:rFonts w:hint="eastAsia"/>
            <w:lang w:val="en-US" w:eastAsia="zh-Hans"/>
          </w:rPr>
          <w:t>用户</w:t>
        </w:r>
      </w:ins>
      <w:ins w:id="877" w:author="刘利军" w:date="2022-01-12T13:28:40Z">
        <w:r>
          <w:rPr>
            <w:rFonts w:hint="eastAsia"/>
            <w:lang w:val="en-US" w:eastAsia="zh-Hans"/>
          </w:rPr>
          <w:t>占</w:t>
        </w:r>
      </w:ins>
      <w:ins w:id="878" w:author="刘利军" w:date="2022-01-12T13:28:44Z">
        <w:r>
          <w:rPr>
            <w:rFonts w:hint="eastAsia"/>
            <w:lang w:val="en-US" w:eastAsia="zh-Hans"/>
          </w:rPr>
          <w:t>有</w:t>
        </w:r>
      </w:ins>
      <w:ins w:id="879" w:author="刘利军" w:date="2022-01-12T13:28:48Z">
        <w:r>
          <w:rPr>
            <w:rFonts w:hint="eastAsia"/>
            <w:lang w:val="en-US" w:eastAsia="zh-Hans"/>
          </w:rPr>
          <w:t>比</w:t>
        </w:r>
      </w:ins>
      <w:ins w:id="880" w:author="刘利军" w:date="2022-01-12T13:28:51Z">
        <w:r>
          <w:rPr>
            <w:rFonts w:hint="eastAsia"/>
            <w:lang w:val="en-US" w:eastAsia="zh-Hans"/>
          </w:rPr>
          <w:t>超过</w:t>
        </w:r>
      </w:ins>
      <w:ins w:id="881" w:author="刘利军" w:date="2022-01-12T13:28:52Z">
        <w:r>
          <w:rPr>
            <w:rFonts w:hint="eastAsia"/>
            <w:lang w:val="en-US" w:eastAsia="zh-Hans"/>
          </w:rPr>
          <w:t>了</w:t>
        </w:r>
      </w:ins>
      <w:ins w:id="882" w:author="刘利军" w:date="2022-01-12T13:28:54Z">
        <w:r>
          <w:rPr>
            <w:rFonts w:hint="default"/>
            <w:lang w:eastAsia="zh-Hans"/>
          </w:rPr>
          <w:t>50%</w:t>
        </w:r>
      </w:ins>
      <w:ins w:id="883" w:author="刘利军" w:date="2022-01-12T13:28:56Z">
        <w:r>
          <w:rPr>
            <w:rFonts w:hint="eastAsia"/>
            <w:lang w:eastAsia="zh-Hans"/>
          </w:rPr>
          <w:t>，</w:t>
        </w:r>
      </w:ins>
      <w:ins w:id="884" w:author="刘利军" w:date="2022-01-12T13:28:57Z">
        <w:r>
          <w:rPr>
            <w:rFonts w:hint="eastAsia"/>
            <w:lang w:val="en-US" w:eastAsia="zh-Hans"/>
          </w:rPr>
          <w:t>为了</w:t>
        </w:r>
      </w:ins>
      <w:ins w:id="885" w:author="刘利军" w:date="2022-01-12T13:28:59Z">
        <w:r>
          <w:rPr>
            <w:rFonts w:hint="eastAsia"/>
            <w:lang w:val="en-US" w:eastAsia="zh-Hans"/>
          </w:rPr>
          <w:t>保证</w:t>
        </w:r>
      </w:ins>
      <w:ins w:id="886" w:author="刘利军" w:date="2022-01-12T13:29:01Z">
        <w:r>
          <w:rPr>
            <w:rFonts w:hint="eastAsia"/>
            <w:lang w:val="en-US" w:eastAsia="zh-Hans"/>
          </w:rPr>
          <w:t>图片</w:t>
        </w:r>
      </w:ins>
      <w:ins w:id="887" w:author="刘利军" w:date="2022-01-12T13:29:02Z">
        <w:r>
          <w:rPr>
            <w:rFonts w:hint="eastAsia"/>
            <w:lang w:val="en-US" w:eastAsia="zh-Hans"/>
          </w:rPr>
          <w:t>能</w:t>
        </w:r>
      </w:ins>
      <w:ins w:id="888" w:author="刘利军" w:date="2022-01-12T13:29:03Z">
        <w:r>
          <w:rPr>
            <w:rFonts w:hint="eastAsia"/>
            <w:lang w:val="en-US" w:eastAsia="zh-Hans"/>
          </w:rPr>
          <w:t>更好的</w:t>
        </w:r>
      </w:ins>
      <w:ins w:id="889" w:author="刘利军" w:date="2022-01-12T13:29:06Z">
        <w:r>
          <w:rPr>
            <w:rFonts w:hint="eastAsia"/>
            <w:lang w:val="en-US" w:eastAsia="zh-Hans"/>
          </w:rPr>
          <w:t>加载</w:t>
        </w:r>
      </w:ins>
      <w:ins w:id="890" w:author="刘利军" w:date="2022-01-12T13:29:07Z">
        <w:r>
          <w:rPr>
            <w:rFonts w:hint="eastAsia"/>
            <w:lang w:val="en-US" w:eastAsia="zh-Hans"/>
          </w:rPr>
          <w:t>展示给</w:t>
        </w:r>
      </w:ins>
      <w:ins w:id="891" w:author="刘利军" w:date="2022-01-12T13:29:09Z">
        <w:r>
          <w:rPr>
            <w:rFonts w:hint="eastAsia"/>
            <w:lang w:val="en-US" w:eastAsia="zh-Hans"/>
          </w:rPr>
          <w:t>用户看</w:t>
        </w:r>
      </w:ins>
      <w:ins w:id="892" w:author="刘利军" w:date="2022-01-12T13:29:10Z">
        <w:r>
          <w:rPr>
            <w:rFonts w:hint="eastAsia"/>
            <w:lang w:val="en-US" w:eastAsia="zh-Hans"/>
          </w:rPr>
          <w:t>：</w:t>
        </w:r>
      </w:ins>
      <w:ins w:id="893" w:author="刘利军" w:date="2022-01-12T13:29:14Z">
        <w:r>
          <w:rPr>
            <w:rFonts w:hint="eastAsia"/>
            <w:lang w:val="en-US" w:eastAsia="zh-Hans"/>
          </w:rPr>
          <w:t>建议</w:t>
        </w:r>
      </w:ins>
    </w:p>
    <w:p>
      <w:pPr>
        <w:pStyle w:val="33"/>
        <w:numPr>
          <w:ilvl w:val="-1"/>
          <w:numId w:val="0"/>
        </w:numPr>
        <w:ind w:left="0" w:firstLine="0" w:firstLineChars="0"/>
        <w:rPr>
          <w:ins w:id="895" w:author="刘利军" w:date="2022-01-12T13:27:24Z"/>
          <w:rFonts w:hint="default"/>
          <w:lang w:eastAsia="zh-Hans"/>
        </w:rPr>
        <w:pPrChange w:id="894" w:author="刘利军" w:date="2022-01-12T13:26:56Z">
          <w:pPr>
            <w:pStyle w:val="33"/>
            <w:numPr>
              <w:ilvl w:val="1"/>
              <w:numId w:val="4"/>
            </w:numPr>
            <w:ind w:firstLineChars="0"/>
          </w:pPr>
        </w:pPrChange>
      </w:pPr>
      <w:ins w:id="896" w:author="刘利军" w:date="2022-01-12T13:27:04Z">
        <w:r>
          <w:rPr>
            <w:rFonts w:hint="default"/>
            <w:lang w:eastAsia="zh-Hans"/>
          </w:rPr>
          <w:t>PC</w:t>
        </w:r>
      </w:ins>
      <w:ins w:id="897" w:author="刘利军" w:date="2022-01-12T13:27:08Z">
        <w:r>
          <w:rPr>
            <w:rFonts w:hint="eastAsia"/>
            <w:lang w:val="en-US" w:eastAsia="zh-Hans"/>
          </w:rPr>
          <w:t>平台</w:t>
        </w:r>
      </w:ins>
      <w:ins w:id="898" w:author="刘利军" w:date="2022-01-12T13:27:10Z">
        <w:r>
          <w:rPr>
            <w:rFonts w:hint="eastAsia"/>
            <w:lang w:val="en-US" w:eastAsia="zh-Hans"/>
          </w:rPr>
          <w:t>单张</w:t>
        </w:r>
      </w:ins>
      <w:ins w:id="899" w:author="刘利军" w:date="2022-01-12T13:27:13Z">
        <w:r>
          <w:rPr>
            <w:rFonts w:hint="eastAsia"/>
            <w:lang w:val="en-US" w:eastAsia="zh-Hans"/>
          </w:rPr>
          <w:t>的</w:t>
        </w:r>
      </w:ins>
      <w:ins w:id="900" w:author="刘利军" w:date="2022-01-12T13:27:14Z">
        <w:r>
          <w:rPr>
            <w:rFonts w:hint="eastAsia"/>
            <w:lang w:val="en-US" w:eastAsia="zh-Hans"/>
          </w:rPr>
          <w:t>图片</w:t>
        </w:r>
      </w:ins>
      <w:ins w:id="901" w:author="刘利军" w:date="2022-01-12T13:27:16Z">
        <w:r>
          <w:rPr>
            <w:rFonts w:hint="eastAsia"/>
            <w:lang w:val="en-US" w:eastAsia="zh-Hans"/>
          </w:rPr>
          <w:t>的</w:t>
        </w:r>
      </w:ins>
      <w:ins w:id="902" w:author="刘利军" w:date="2022-01-12T13:27:17Z">
        <w:r>
          <w:rPr>
            <w:rFonts w:hint="eastAsia"/>
            <w:lang w:val="en-US" w:eastAsia="zh-Hans"/>
          </w:rPr>
          <w:t>大小</w:t>
        </w:r>
      </w:ins>
      <w:ins w:id="903" w:author="刘利军" w:date="2022-01-12T13:27:19Z">
        <w:r>
          <w:rPr>
            <w:rFonts w:hint="eastAsia"/>
            <w:lang w:val="en-US" w:eastAsia="zh-Hans"/>
          </w:rPr>
          <w:t>不应</w:t>
        </w:r>
      </w:ins>
      <w:ins w:id="904" w:author="刘利军" w:date="2022-01-12T13:27:21Z">
        <w:r>
          <w:rPr>
            <w:rFonts w:hint="eastAsia"/>
            <w:lang w:val="en-US" w:eastAsia="zh-Hans"/>
          </w:rPr>
          <w:t>大于</w:t>
        </w:r>
      </w:ins>
      <w:ins w:id="905" w:author="刘利军" w:date="2022-01-12T13:27:22Z">
        <w:r>
          <w:rPr>
            <w:rFonts w:hint="default"/>
            <w:lang w:eastAsia="zh-Hans"/>
          </w:rPr>
          <w:t>200k</w:t>
        </w:r>
      </w:ins>
      <w:ins w:id="906" w:author="刘利军" w:date="2022-01-12T13:27:23Z">
        <w:r>
          <w:rPr>
            <w:rFonts w:hint="default"/>
            <w:lang w:eastAsia="zh-Hans"/>
          </w:rPr>
          <w:t>b</w:t>
        </w:r>
      </w:ins>
    </w:p>
    <w:p>
      <w:pPr>
        <w:pStyle w:val="33"/>
        <w:numPr>
          <w:ilvl w:val="-1"/>
          <w:numId w:val="0"/>
        </w:numPr>
        <w:ind w:left="0" w:firstLine="0" w:firstLineChars="0"/>
        <w:rPr>
          <w:ins w:id="908" w:author="刘利军" w:date="2022-01-12T14:16:30Z"/>
          <w:rFonts w:hint="eastAsia"/>
          <w:lang w:val="en-US" w:eastAsia="zh-Hans"/>
        </w:rPr>
        <w:pPrChange w:id="907" w:author="刘利军" w:date="2022-01-12T13:26:56Z">
          <w:pPr>
            <w:pStyle w:val="33"/>
            <w:numPr>
              <w:ilvl w:val="1"/>
              <w:numId w:val="4"/>
            </w:numPr>
            <w:ind w:firstLineChars="0"/>
          </w:pPr>
        </w:pPrChange>
      </w:pPr>
      <w:ins w:id="909" w:author="刘利军" w:date="2022-01-12T13:27:27Z">
        <w:r>
          <w:rPr>
            <w:rFonts w:hint="eastAsia"/>
            <w:lang w:val="en-US" w:eastAsia="zh-Hans"/>
          </w:rPr>
          <w:t>移动</w:t>
        </w:r>
      </w:ins>
      <w:ins w:id="910" w:author="刘利军" w:date="2022-01-12T13:27:34Z">
        <w:r>
          <w:rPr>
            <w:rFonts w:hint="eastAsia"/>
            <w:lang w:val="en-US" w:eastAsia="zh-Hans"/>
          </w:rPr>
          <w:t>平台</w:t>
        </w:r>
      </w:ins>
      <w:ins w:id="911" w:author="刘利军" w:date="2022-01-12T13:27:36Z">
        <w:r>
          <w:rPr>
            <w:rFonts w:hint="eastAsia"/>
            <w:lang w:val="en-US" w:eastAsia="zh-Hans"/>
          </w:rPr>
          <w:t>单张</w:t>
        </w:r>
      </w:ins>
      <w:ins w:id="912" w:author="刘利军" w:date="2022-01-12T13:27:37Z">
        <w:r>
          <w:rPr>
            <w:rFonts w:hint="eastAsia"/>
            <w:lang w:val="en-US" w:eastAsia="zh-Hans"/>
          </w:rPr>
          <w:t>的图片</w:t>
        </w:r>
      </w:ins>
      <w:ins w:id="913" w:author="刘利军" w:date="2022-01-12T13:27:38Z">
        <w:r>
          <w:rPr>
            <w:rFonts w:hint="eastAsia"/>
            <w:lang w:val="en-US" w:eastAsia="zh-Hans"/>
          </w:rPr>
          <w:t>的</w:t>
        </w:r>
      </w:ins>
      <w:ins w:id="914" w:author="刘利军" w:date="2022-01-12T13:27:40Z">
        <w:r>
          <w:rPr>
            <w:rFonts w:hint="eastAsia"/>
            <w:lang w:val="en-US" w:eastAsia="zh-Hans"/>
          </w:rPr>
          <w:t>大小</w:t>
        </w:r>
      </w:ins>
      <w:ins w:id="915" w:author="刘利军" w:date="2022-01-12T13:27:41Z">
        <w:r>
          <w:rPr>
            <w:rFonts w:hint="eastAsia"/>
            <w:lang w:val="en-US" w:eastAsia="zh-Hans"/>
          </w:rPr>
          <w:t>不应</w:t>
        </w:r>
      </w:ins>
      <w:ins w:id="916" w:author="刘利军" w:date="2022-01-12T13:27:43Z">
        <w:r>
          <w:rPr>
            <w:rFonts w:hint="eastAsia"/>
            <w:lang w:val="en-US" w:eastAsia="zh-Hans"/>
          </w:rPr>
          <w:t>大于</w:t>
        </w:r>
      </w:ins>
      <w:ins w:id="917" w:author="刘利军" w:date="2022-01-12T13:27:43Z">
        <w:r>
          <w:rPr>
            <w:rFonts w:hint="default"/>
            <w:lang w:eastAsia="zh-Hans"/>
          </w:rPr>
          <w:t>100</w:t>
        </w:r>
      </w:ins>
      <w:ins w:id="918" w:author="刘利军" w:date="2022-01-12T13:27:44Z">
        <w:r>
          <w:rPr>
            <w:rFonts w:hint="eastAsia"/>
            <w:lang w:val="en-US" w:eastAsia="zh-Hans"/>
          </w:rPr>
          <w:t>kb</w:t>
        </w:r>
      </w:ins>
    </w:p>
    <w:p>
      <w:pPr>
        <w:pStyle w:val="33"/>
        <w:numPr>
          <w:ilvl w:val="-1"/>
          <w:numId w:val="0"/>
        </w:numPr>
        <w:ind w:left="0" w:firstLine="0" w:firstLineChars="0"/>
        <w:rPr>
          <w:ins w:id="920" w:author="刘利军" w:date="2022-01-12T14:17:25Z"/>
          <w:rFonts w:hint="default"/>
          <w:lang w:eastAsia="zh-Hans"/>
        </w:rPr>
        <w:pPrChange w:id="919" w:author="刘利军" w:date="2022-01-12T13:26:56Z">
          <w:pPr>
            <w:pStyle w:val="33"/>
            <w:numPr>
              <w:ilvl w:val="1"/>
              <w:numId w:val="4"/>
            </w:numPr>
            <w:ind w:firstLineChars="0"/>
          </w:pPr>
        </w:pPrChange>
      </w:pPr>
      <w:ins w:id="921" w:author="刘利军" w:date="2022-01-12T14:19:16Z">
        <w:r>
          <w:rPr>
            <w:rFonts w:hint="eastAsia"/>
            <w:lang w:val="en-US" w:eastAsia="zh-Hans"/>
          </w:rPr>
          <w:t>单一</w:t>
        </w:r>
      </w:ins>
      <w:ins w:id="922" w:author="刘利军" w:date="2022-01-12T14:19:19Z">
        <w:r>
          <w:rPr>
            <w:rFonts w:hint="eastAsia"/>
            <w:lang w:val="en-US" w:eastAsia="zh-Hans"/>
          </w:rPr>
          <w:t>色调</w:t>
        </w:r>
      </w:ins>
      <w:ins w:id="923" w:author="刘利军" w:date="2022-01-12T14:16:35Z">
        <w:r>
          <w:rPr>
            <w:rFonts w:hint="eastAsia"/>
            <w:lang w:val="en-US" w:eastAsia="zh-Hans"/>
          </w:rPr>
          <w:t>，</w:t>
        </w:r>
      </w:ins>
      <w:ins w:id="924" w:author="刘利军" w:date="2022-01-12T14:19:30Z">
        <w:r>
          <w:rPr>
            <w:rFonts w:hint="eastAsia"/>
            <w:lang w:val="en-US" w:eastAsia="zh-Hans"/>
          </w:rPr>
          <w:t>小</w:t>
        </w:r>
      </w:ins>
      <w:ins w:id="925" w:author="刘利军" w:date="2022-01-12T14:19:31Z">
        <w:r>
          <w:rPr>
            <w:rFonts w:hint="eastAsia"/>
            <w:lang w:val="en-US" w:eastAsia="zh-Hans"/>
          </w:rPr>
          <w:t>图标</w:t>
        </w:r>
      </w:ins>
      <w:ins w:id="926" w:author="刘利军" w:date="2022-01-12T14:16:37Z">
        <w:r>
          <w:rPr>
            <w:rFonts w:hint="eastAsia"/>
            <w:lang w:val="en-US" w:eastAsia="zh-Hans"/>
          </w:rPr>
          <w:t>建议</w:t>
        </w:r>
      </w:ins>
      <w:ins w:id="927" w:author="刘利军" w:date="2022-01-12T14:16:38Z">
        <w:r>
          <w:rPr>
            <w:rFonts w:hint="eastAsia"/>
            <w:lang w:val="en-US" w:eastAsia="zh-Hans"/>
          </w:rPr>
          <w:t>使用</w:t>
        </w:r>
      </w:ins>
      <w:ins w:id="928" w:author="刘利军" w:date="2022-01-12T14:16:45Z">
        <w:r>
          <w:rPr>
            <w:rFonts w:hint="eastAsia"/>
            <w:lang w:val="en-US" w:eastAsia="zh-Hans"/>
          </w:rPr>
          <w:t>目前</w:t>
        </w:r>
      </w:ins>
      <w:ins w:id="929" w:author="刘利军" w:date="2022-01-12T14:16:46Z">
        <w:r>
          <w:rPr>
            <w:rFonts w:hint="eastAsia"/>
            <w:lang w:val="en-US" w:eastAsia="zh-Hans"/>
          </w:rPr>
          <w:t>主流</w:t>
        </w:r>
      </w:ins>
      <w:ins w:id="930" w:author="刘利军" w:date="2022-01-12T14:16:51Z">
        <w:r>
          <w:rPr>
            <w:rFonts w:hint="eastAsia"/>
            <w:lang w:val="en-US" w:eastAsia="zh-Hans"/>
          </w:rPr>
          <w:t>方案</w:t>
        </w:r>
      </w:ins>
      <w:ins w:id="931" w:author="刘利军" w:date="2022-01-12T14:16:39Z">
        <w:r>
          <w:rPr>
            <w:rFonts w:hint="default"/>
            <w:lang w:eastAsia="zh-Hans"/>
          </w:rPr>
          <w:t>icon</w:t>
        </w:r>
      </w:ins>
      <w:ins w:id="932" w:author="刘利军" w:date="2022-01-12T14:16:40Z">
        <w:r>
          <w:rPr>
            <w:rFonts w:hint="default"/>
            <w:lang w:eastAsia="zh-Hans"/>
          </w:rPr>
          <w:t>font</w:t>
        </w:r>
      </w:ins>
    </w:p>
    <w:p>
      <w:pPr>
        <w:pStyle w:val="33"/>
        <w:numPr>
          <w:ilvl w:val="-1"/>
          <w:numId w:val="0"/>
        </w:numPr>
        <w:ind w:left="0" w:firstLine="0" w:firstLineChars="0"/>
        <w:rPr>
          <w:ins w:id="934" w:author="刘利军" w:date="2022-01-12T13:22:22Z"/>
          <w:rFonts w:hint="eastAsia"/>
          <w:lang w:val="en-US" w:eastAsia="zh-Hans"/>
        </w:rPr>
        <w:pPrChange w:id="933" w:author="刘利军" w:date="2022-01-12T13:26:56Z">
          <w:pPr>
            <w:pStyle w:val="33"/>
            <w:numPr>
              <w:ilvl w:val="1"/>
              <w:numId w:val="4"/>
            </w:numPr>
            <w:ind w:firstLineChars="0"/>
          </w:pPr>
        </w:pPrChange>
      </w:pPr>
      <w:ins w:id="935" w:author="刘利军" w:date="2022-01-12T14:18:29Z">
        <w:r>
          <w:rPr>
            <w:rFonts w:hint="eastAsia"/>
            <w:lang w:val="en-US" w:eastAsia="zh-Hans"/>
          </w:rPr>
          <w:t>当</w:t>
        </w:r>
      </w:ins>
      <w:ins w:id="936" w:author="刘利军" w:date="2022-01-12T14:18:31Z">
        <w:r>
          <w:rPr>
            <w:rFonts w:hint="eastAsia"/>
            <w:lang w:val="en-US" w:eastAsia="zh-Hans"/>
          </w:rPr>
          <w:t>一个</w:t>
        </w:r>
      </w:ins>
      <w:ins w:id="937" w:author="刘利军" w:date="2022-01-12T14:18:32Z">
        <w:r>
          <w:rPr>
            <w:rFonts w:hint="eastAsia"/>
            <w:lang w:val="en-US" w:eastAsia="zh-Hans"/>
          </w:rPr>
          <w:t>页面</w:t>
        </w:r>
      </w:ins>
      <w:ins w:id="938" w:author="刘利军" w:date="2022-01-12T14:18:33Z">
        <w:r>
          <w:rPr>
            <w:rFonts w:hint="eastAsia"/>
            <w:lang w:val="en-US" w:eastAsia="zh-Hans"/>
          </w:rPr>
          <w:t>使用</w:t>
        </w:r>
      </w:ins>
      <w:ins w:id="939" w:author="刘利军" w:date="2022-01-12T14:18:35Z">
        <w:r>
          <w:rPr>
            <w:rFonts w:hint="eastAsia"/>
            <w:lang w:val="en-US" w:eastAsia="zh-Hans"/>
          </w:rPr>
          <w:t>多张</w:t>
        </w:r>
      </w:ins>
      <w:ins w:id="940" w:author="刘利军" w:date="2022-01-12T14:18:36Z">
        <w:r>
          <w:rPr>
            <w:rFonts w:hint="eastAsia"/>
            <w:lang w:val="en-US" w:eastAsia="zh-Hans"/>
          </w:rPr>
          <w:t>图片</w:t>
        </w:r>
      </w:ins>
      <w:ins w:id="941" w:author="刘利军" w:date="2022-01-12T14:17:35Z">
        <w:r>
          <w:rPr>
            <w:rFonts w:hint="eastAsia"/>
            <w:lang w:val="en-US" w:eastAsia="zh-Hans"/>
          </w:rPr>
          <w:t>时，</w:t>
        </w:r>
      </w:ins>
      <w:ins w:id="942" w:author="刘利军" w:date="2022-01-12T14:17:36Z">
        <w:r>
          <w:rPr>
            <w:rFonts w:hint="eastAsia"/>
            <w:lang w:val="en-US" w:eastAsia="zh-Hans"/>
          </w:rPr>
          <w:t>建议使用</w:t>
        </w:r>
      </w:ins>
      <w:ins w:id="943" w:author="刘利军" w:date="2022-01-12T14:17:38Z">
        <w:r>
          <w:rPr>
            <w:rFonts w:hint="eastAsia"/>
            <w:lang w:val="en-US" w:eastAsia="zh-Hans"/>
          </w:rPr>
          <w:t>雪碧图</w:t>
        </w:r>
      </w:ins>
      <w:ins w:id="944" w:author="刘利军" w:date="2022-01-12T14:18:41Z">
        <w:r>
          <w:rPr>
            <w:rFonts w:hint="eastAsia"/>
            <w:lang w:val="en-US" w:eastAsia="zh-Hans"/>
          </w:rPr>
          <w:t>，</w:t>
        </w:r>
      </w:ins>
      <w:ins w:id="945" w:author="刘利军" w:date="2022-01-12T14:18:42Z">
        <w:r>
          <w:rPr>
            <w:rFonts w:hint="eastAsia"/>
            <w:lang w:val="en-US" w:eastAsia="zh-Hans"/>
          </w:rPr>
          <w:t>减少</w:t>
        </w:r>
      </w:ins>
      <w:ins w:id="946" w:author="刘利军" w:date="2022-01-12T14:18:43Z">
        <w:r>
          <w:rPr>
            <w:rFonts w:hint="eastAsia"/>
            <w:lang w:val="en-US" w:eastAsia="zh-Hans"/>
          </w:rPr>
          <w:t>请求</w:t>
        </w:r>
      </w:ins>
      <w:ins w:id="947" w:author="刘利军" w:date="2022-01-12T14:18:45Z">
        <w:r>
          <w:rPr>
            <w:rFonts w:hint="eastAsia"/>
            <w:lang w:val="en-US" w:eastAsia="zh-Hans"/>
          </w:rPr>
          <w:t>次数</w:t>
        </w:r>
      </w:ins>
    </w:p>
    <w:p>
      <w:pPr>
        <w:pStyle w:val="33"/>
        <w:numPr>
          <w:ilvl w:val="-1"/>
          <w:numId w:val="0"/>
        </w:numPr>
        <w:ind w:left="0" w:firstLine="0" w:firstLineChars="0"/>
        <w:pPrChange w:id="948" w:author="刘利军" w:date="2022-01-12T13:22:23Z">
          <w:pPr>
            <w:pStyle w:val="33"/>
            <w:numPr>
              <w:ilvl w:val="1"/>
              <w:numId w:val="4"/>
            </w:numPr>
            <w:ind w:firstLineChars="0"/>
          </w:pPr>
        </w:pPrChange>
      </w:pPr>
    </w:p>
    <w:p>
      <w:pPr>
        <w:pStyle w:val="4"/>
      </w:pPr>
      <w:bookmarkStart w:id="23" w:name="_Toc92372389"/>
      <w:r>
        <w:rPr>
          <w:rFonts w:hint="eastAsia"/>
        </w:rPr>
        <w:t>命名规范</w:t>
      </w:r>
      <w:bookmarkEnd w:id="23"/>
      <w:ins w:id="949" w:author="ArlongWeng" w:date="2022-01-11T14:12:00Z">
        <w:r>
          <w:rPr>
            <w:rFonts w:hint="eastAsia" w:ascii="宋体" w:hAnsi="宋体" w:cs="宋体"/>
            <w:sz w:val="22"/>
            <w:szCs w:val="15"/>
          </w:rPr>
          <w:t>(建议加上样例)</w:t>
        </w:r>
      </w:ins>
    </w:p>
    <w:p>
      <w:pPr>
        <w:pStyle w:val="33"/>
        <w:numPr>
          <w:ilvl w:val="0"/>
          <w:numId w:val="5"/>
        </w:numPr>
        <w:ind w:firstLineChars="0"/>
        <w:rPr>
          <w:ins w:id="950" w:author="刘利军" w:date="2022-01-12T14:21:42Z"/>
        </w:rPr>
      </w:pPr>
      <w:r>
        <w:rPr>
          <w:rFonts w:hint="eastAsia"/>
        </w:rPr>
        <w:t>项目命名：</w:t>
      </w:r>
      <w:r>
        <w:rPr>
          <w:rFonts w:hint="eastAsia"/>
          <w:lang w:eastAsia="zh-Hans"/>
        </w:rPr>
        <w:t>全部采用小写方式</w:t>
      </w:r>
      <w:r>
        <w:rPr>
          <w:lang w:eastAsia="zh-Hans"/>
        </w:rPr>
        <w:t xml:space="preserve"> </w:t>
      </w:r>
      <w:r>
        <w:rPr>
          <w:rFonts w:hint="eastAsia"/>
          <w:lang w:eastAsia="zh-Hans"/>
        </w:rPr>
        <w:t>，以中划线分隔。</w:t>
      </w:r>
    </w:p>
    <w:p>
      <w:pPr>
        <w:pStyle w:val="33"/>
        <w:numPr>
          <w:ilvl w:val="-1"/>
          <w:numId w:val="0"/>
        </w:numPr>
        <w:ind w:left="425" w:firstLine="0" w:firstLineChars="0"/>
        <w:rPr>
          <w:ins w:id="952" w:author="刘利军" w:date="2022-01-12T14:24:00Z"/>
          <w:rFonts w:hint="default"/>
          <w:lang w:eastAsia="zh-Hans"/>
        </w:rPr>
        <w:pPrChange w:id="951" w:author="刘利军" w:date="2022-01-12T14:21:44Z">
          <w:pPr>
            <w:pStyle w:val="33"/>
            <w:numPr>
              <w:ilvl w:val="0"/>
              <w:numId w:val="5"/>
            </w:numPr>
            <w:ind w:firstLineChars="0"/>
          </w:pPr>
        </w:pPrChange>
      </w:pPr>
      <w:ins w:id="953" w:author="刘利军" w:date="2022-01-12T14:21:52Z">
        <w:r>
          <w:rPr>
            <w:rFonts w:hint="eastAsia"/>
            <w:lang w:val="en-US" w:eastAsia="zh-Hans"/>
          </w:rPr>
          <w:t>正</w:t>
        </w:r>
      </w:ins>
      <w:ins w:id="954" w:author="刘利军" w:date="2022-01-12T14:21:53Z">
        <w:r>
          <w:rPr>
            <w:rFonts w:hint="eastAsia"/>
            <w:lang w:val="en-US" w:eastAsia="zh-Hans"/>
          </w:rPr>
          <w:t>例</w:t>
        </w:r>
      </w:ins>
      <w:ins w:id="955" w:author="刘利军" w:date="2022-01-12T14:21:54Z">
        <w:r>
          <w:rPr>
            <w:rFonts w:hint="eastAsia"/>
            <w:lang w:val="en-US" w:eastAsia="zh-Hans"/>
          </w:rPr>
          <w:t>：</w:t>
        </w:r>
      </w:ins>
      <w:ins w:id="956" w:author="刘利军" w:date="2022-01-12T14:22:01Z">
        <w:r>
          <w:rPr>
            <w:rFonts w:hint="eastAsia"/>
            <w:lang w:val="en-US" w:eastAsia="zh-Hans"/>
          </w:rPr>
          <w:t>mall-</w:t>
        </w:r>
      </w:ins>
      <w:ins w:id="957" w:author="刘利军" w:date="2022-01-12T14:22:04Z">
        <w:r>
          <w:rPr>
            <w:rFonts w:hint="eastAsia"/>
            <w:lang w:val="en-US" w:eastAsia="zh-Hans"/>
          </w:rPr>
          <w:t>management</w:t>
        </w:r>
      </w:ins>
      <w:ins w:id="958" w:author="刘利军" w:date="2022-01-12T14:22:06Z">
        <w:r>
          <w:rPr>
            <w:rFonts w:hint="default"/>
            <w:lang w:eastAsia="zh-Hans"/>
          </w:rPr>
          <w:t>-s</w:t>
        </w:r>
      </w:ins>
      <w:ins w:id="959" w:author="刘利军" w:date="2022-01-12T14:22:07Z">
        <w:r>
          <w:rPr>
            <w:rFonts w:hint="default"/>
            <w:lang w:eastAsia="zh-Hans"/>
          </w:rPr>
          <w:t>ystem</w:t>
        </w:r>
      </w:ins>
    </w:p>
    <w:p>
      <w:pPr>
        <w:pStyle w:val="33"/>
        <w:numPr>
          <w:ilvl w:val="-1"/>
          <w:numId w:val="0"/>
        </w:numPr>
        <w:ind w:left="425" w:firstLine="0" w:firstLineChars="0"/>
        <w:rPr>
          <w:rFonts w:hint="eastAsia"/>
          <w:lang w:val="en-US" w:eastAsia="zh-Hans"/>
        </w:rPr>
        <w:pPrChange w:id="960" w:author="刘利军" w:date="2022-01-12T14:21:44Z">
          <w:pPr>
            <w:pStyle w:val="33"/>
            <w:numPr>
              <w:ilvl w:val="0"/>
              <w:numId w:val="5"/>
            </w:numPr>
            <w:ind w:firstLineChars="0"/>
          </w:pPr>
        </w:pPrChange>
      </w:pPr>
      <w:ins w:id="961" w:author="刘利军" w:date="2022-01-12T14:24:02Z">
        <w:r>
          <w:rPr>
            <w:rFonts w:hint="eastAsia"/>
            <w:lang w:val="en-US" w:eastAsia="zh-Hans"/>
          </w:rPr>
          <w:t>反例</w:t>
        </w:r>
      </w:ins>
      <w:ins w:id="962" w:author="刘利军" w:date="2022-01-12T14:24:03Z">
        <w:r>
          <w:rPr>
            <w:rFonts w:hint="eastAsia"/>
            <w:lang w:val="en-US" w:eastAsia="zh-Hans"/>
          </w:rPr>
          <w:t>：</w:t>
        </w:r>
      </w:ins>
      <w:ins w:id="963" w:author="刘利军" w:date="2022-01-12T14:24:05Z">
        <w:r>
          <w:rPr>
            <w:rFonts w:hint="default"/>
            <w:lang w:eastAsia="zh-Hans"/>
          </w:rPr>
          <w:t>mall_</w:t>
        </w:r>
      </w:ins>
      <w:ins w:id="964" w:author="刘利军" w:date="2022-01-12T14:24:07Z">
        <w:r>
          <w:rPr>
            <w:rFonts w:hint="default"/>
            <w:lang w:eastAsia="zh-Hans"/>
          </w:rPr>
          <w:t>man</w:t>
        </w:r>
      </w:ins>
      <w:ins w:id="965" w:author="刘利军" w:date="2022-01-12T14:24:08Z">
        <w:r>
          <w:rPr>
            <w:rFonts w:hint="default"/>
            <w:lang w:eastAsia="zh-Hans"/>
          </w:rPr>
          <w:t>agement</w:t>
        </w:r>
      </w:ins>
      <w:ins w:id="966" w:author="刘利军" w:date="2022-01-12T14:24:12Z">
        <w:r>
          <w:rPr>
            <w:rFonts w:hint="default"/>
            <w:lang w:eastAsia="zh-Hans"/>
          </w:rPr>
          <w:t>-s</w:t>
        </w:r>
      </w:ins>
      <w:ins w:id="967" w:author="刘利军" w:date="2022-01-12T14:24:13Z">
        <w:r>
          <w:rPr>
            <w:rFonts w:hint="default"/>
            <w:lang w:eastAsia="zh-Hans"/>
          </w:rPr>
          <w:t>ystem</w:t>
        </w:r>
      </w:ins>
      <w:ins w:id="968" w:author="刘利军" w:date="2022-01-12T14:24:14Z">
        <w:r>
          <w:rPr>
            <w:rFonts w:hint="default"/>
            <w:lang w:eastAsia="zh-Hans"/>
          </w:rPr>
          <w:t xml:space="preserve"> </w:t>
        </w:r>
      </w:ins>
      <w:ins w:id="969" w:author="刘利军" w:date="2022-01-12T14:24:16Z">
        <w:r>
          <w:rPr>
            <w:rFonts w:hint="default"/>
            <w:lang w:eastAsia="zh-Hans"/>
          </w:rPr>
          <w:t>/ mall</w:t>
        </w:r>
      </w:ins>
      <w:ins w:id="970" w:author="刘利军" w:date="2022-01-12T14:24:18Z">
        <w:r>
          <w:rPr>
            <w:rFonts w:hint="default"/>
            <w:lang w:eastAsia="zh-Hans"/>
          </w:rPr>
          <w:t>M</w:t>
        </w:r>
      </w:ins>
      <w:ins w:id="971" w:author="刘利军" w:date="2022-01-12T14:24:20Z">
        <w:r>
          <w:rPr>
            <w:rFonts w:hint="default"/>
            <w:lang w:eastAsia="zh-Hans"/>
          </w:rPr>
          <w:t>A</w:t>
        </w:r>
      </w:ins>
      <w:ins w:id="972" w:author="刘利军" w:date="2022-01-12T14:24:18Z">
        <w:r>
          <w:rPr>
            <w:rFonts w:hint="default"/>
            <w:lang w:eastAsia="zh-Hans"/>
          </w:rPr>
          <w:t>na</w:t>
        </w:r>
      </w:ins>
      <w:ins w:id="973" w:author="刘利军" w:date="2022-01-12T14:24:24Z">
        <w:r>
          <w:rPr>
            <w:rFonts w:hint="default"/>
            <w:lang w:eastAsia="zh-Hans"/>
          </w:rPr>
          <w:t>gemen</w:t>
        </w:r>
      </w:ins>
      <w:ins w:id="974" w:author="刘利军" w:date="2022-01-12T14:24:25Z">
        <w:r>
          <w:rPr>
            <w:rFonts w:hint="default"/>
            <w:lang w:eastAsia="zh-Hans"/>
          </w:rPr>
          <w:t>t</w:t>
        </w:r>
      </w:ins>
      <w:ins w:id="975" w:author="刘利军" w:date="2022-01-12T14:24:27Z">
        <w:r>
          <w:rPr>
            <w:rFonts w:hint="default"/>
            <w:lang w:eastAsia="zh-Hans"/>
          </w:rPr>
          <w:t>St</w:t>
        </w:r>
      </w:ins>
      <w:ins w:id="976" w:author="刘利军" w:date="2022-01-12T14:24:31Z">
        <w:r>
          <w:rPr>
            <w:rFonts w:hint="default"/>
            <w:lang w:eastAsia="zh-Hans"/>
          </w:rPr>
          <w:t>stem</w:t>
        </w:r>
      </w:ins>
    </w:p>
    <w:p>
      <w:pPr>
        <w:pStyle w:val="33"/>
        <w:numPr>
          <w:ilvl w:val="0"/>
          <w:numId w:val="5"/>
        </w:numPr>
        <w:ind w:firstLineChars="0"/>
        <w:rPr>
          <w:ins w:id="977" w:author="刘利军" w:date="2022-01-12T14:22:13Z"/>
        </w:rPr>
      </w:pPr>
      <w:r>
        <w:rPr>
          <w:rFonts w:hint="eastAsia"/>
          <w:lang w:eastAsia="zh-Hans"/>
        </w:rPr>
        <w:t>目录命名：全部采用小写方式，以中划线分隔，有复数结构时，要采用复数命名法，缩写不用算法。</w:t>
      </w:r>
    </w:p>
    <w:p>
      <w:pPr>
        <w:pStyle w:val="33"/>
        <w:numPr>
          <w:ilvl w:val="-1"/>
          <w:numId w:val="0"/>
        </w:numPr>
        <w:ind w:left="425" w:firstLine="0" w:firstLineChars="0"/>
        <w:rPr>
          <w:ins w:id="979" w:author="刘利军" w:date="2022-01-12T14:23:18Z"/>
          <w:rFonts w:hint="default"/>
          <w:lang w:eastAsia="zh-Hans"/>
        </w:rPr>
        <w:pPrChange w:id="978" w:author="刘利军" w:date="2022-01-12T14:22:15Z">
          <w:pPr>
            <w:pStyle w:val="33"/>
            <w:numPr>
              <w:ilvl w:val="0"/>
              <w:numId w:val="5"/>
            </w:numPr>
            <w:ind w:firstLineChars="0"/>
          </w:pPr>
        </w:pPrChange>
      </w:pPr>
      <w:ins w:id="980" w:author="刘利军" w:date="2022-01-12T14:22:20Z">
        <w:r>
          <w:rPr>
            <w:rFonts w:hint="eastAsia"/>
            <w:lang w:val="en-US" w:eastAsia="zh-Hans"/>
          </w:rPr>
          <w:t>正例：</w:t>
        </w:r>
      </w:ins>
      <w:ins w:id="981" w:author="刘利军" w:date="2022-01-12T14:22:25Z">
        <w:r>
          <w:rPr>
            <w:rFonts w:hint="default"/>
            <w:lang w:eastAsia="zh-Hans"/>
          </w:rPr>
          <w:t>scri</w:t>
        </w:r>
      </w:ins>
      <w:ins w:id="982" w:author="刘利军" w:date="2022-01-12T14:22:27Z">
        <w:r>
          <w:rPr>
            <w:rFonts w:hint="default"/>
            <w:lang w:eastAsia="zh-Hans"/>
          </w:rPr>
          <w:t>pts</w:t>
        </w:r>
      </w:ins>
      <w:ins w:id="983" w:author="刘利军" w:date="2022-01-12T14:22:35Z">
        <w:r>
          <w:rPr>
            <w:rFonts w:hint="default"/>
            <w:lang w:eastAsia="zh-Hans"/>
          </w:rPr>
          <w:t xml:space="preserve"> </w:t>
        </w:r>
      </w:ins>
      <w:ins w:id="984" w:author="刘利军" w:date="2022-01-12T14:22:27Z">
        <w:r>
          <w:rPr>
            <w:rFonts w:hint="default"/>
            <w:lang w:eastAsia="zh-Hans"/>
          </w:rPr>
          <w:t>/</w:t>
        </w:r>
      </w:ins>
      <w:ins w:id="985" w:author="刘利军" w:date="2022-01-12T14:22:36Z">
        <w:r>
          <w:rPr>
            <w:rFonts w:hint="default"/>
            <w:lang w:eastAsia="zh-Hans"/>
          </w:rPr>
          <w:t xml:space="preserve"> </w:t>
        </w:r>
      </w:ins>
      <w:ins w:id="986" w:author="刘利军" w:date="2022-01-12T14:22:29Z">
        <w:r>
          <w:rPr>
            <w:rFonts w:hint="default"/>
            <w:lang w:eastAsia="zh-Hans"/>
          </w:rPr>
          <w:t>st</w:t>
        </w:r>
      </w:ins>
      <w:ins w:id="987" w:author="刘利军" w:date="2022-01-12T14:22:30Z">
        <w:r>
          <w:rPr>
            <w:rFonts w:hint="default"/>
            <w:lang w:eastAsia="zh-Hans"/>
          </w:rPr>
          <w:t>yles</w:t>
        </w:r>
      </w:ins>
      <w:ins w:id="988" w:author="刘利军" w:date="2022-01-12T14:22:37Z">
        <w:r>
          <w:rPr>
            <w:rFonts w:hint="default"/>
            <w:lang w:eastAsia="zh-Hans"/>
          </w:rPr>
          <w:t xml:space="preserve"> </w:t>
        </w:r>
      </w:ins>
      <w:ins w:id="989" w:author="刘利军" w:date="2022-01-12T14:22:30Z">
        <w:r>
          <w:rPr>
            <w:rFonts w:hint="default"/>
            <w:lang w:eastAsia="zh-Hans"/>
          </w:rPr>
          <w:t>/</w:t>
        </w:r>
      </w:ins>
      <w:ins w:id="990" w:author="刘利军" w:date="2022-01-12T14:22:37Z">
        <w:r>
          <w:rPr>
            <w:rFonts w:hint="default"/>
            <w:lang w:eastAsia="zh-Hans"/>
          </w:rPr>
          <w:t xml:space="preserve"> </w:t>
        </w:r>
      </w:ins>
      <w:ins w:id="991" w:author="刘利军" w:date="2022-01-12T14:22:32Z">
        <w:r>
          <w:rPr>
            <w:rFonts w:hint="default"/>
            <w:lang w:eastAsia="zh-Hans"/>
          </w:rPr>
          <w:t>comp</w:t>
        </w:r>
      </w:ins>
      <w:ins w:id="992" w:author="刘利军" w:date="2022-01-12T14:22:41Z">
        <w:r>
          <w:rPr>
            <w:rFonts w:hint="default"/>
            <w:lang w:eastAsia="zh-Hans"/>
          </w:rPr>
          <w:t>o</w:t>
        </w:r>
      </w:ins>
      <w:ins w:id="993" w:author="刘利军" w:date="2022-01-12T14:22:46Z">
        <w:r>
          <w:rPr>
            <w:rFonts w:hint="default"/>
            <w:lang w:eastAsia="zh-Hans"/>
          </w:rPr>
          <w:t>n</w:t>
        </w:r>
      </w:ins>
      <w:ins w:id="994" w:author="刘利军" w:date="2022-01-12T14:22:33Z">
        <w:r>
          <w:rPr>
            <w:rFonts w:hint="default"/>
            <w:lang w:eastAsia="zh-Hans"/>
          </w:rPr>
          <w:t>ent</w:t>
        </w:r>
      </w:ins>
      <w:ins w:id="995" w:author="刘利军" w:date="2022-01-12T14:22:39Z">
        <w:r>
          <w:rPr>
            <w:rFonts w:hint="default"/>
            <w:lang w:eastAsia="zh-Hans"/>
          </w:rPr>
          <w:t>s</w:t>
        </w:r>
      </w:ins>
      <w:ins w:id="996" w:author="刘利军" w:date="2022-01-12T14:22:47Z">
        <w:r>
          <w:rPr>
            <w:rFonts w:hint="default"/>
            <w:lang w:eastAsia="zh-Hans"/>
          </w:rPr>
          <w:t xml:space="preserve"> </w:t>
        </w:r>
      </w:ins>
      <w:ins w:id="997" w:author="刘利军" w:date="2022-01-12T14:22:39Z">
        <w:r>
          <w:rPr>
            <w:rFonts w:hint="default"/>
            <w:lang w:eastAsia="zh-Hans"/>
          </w:rPr>
          <w:t>/</w:t>
        </w:r>
      </w:ins>
      <w:ins w:id="998" w:author="刘利军" w:date="2022-01-12T14:22:48Z">
        <w:r>
          <w:rPr>
            <w:rFonts w:hint="default"/>
            <w:lang w:eastAsia="zh-Hans"/>
          </w:rPr>
          <w:t xml:space="preserve"> </w:t>
        </w:r>
      </w:ins>
      <w:ins w:id="999" w:author="刘利军" w:date="2022-01-12T14:22:50Z">
        <w:r>
          <w:rPr>
            <w:rFonts w:hint="default"/>
            <w:lang w:eastAsia="zh-Hans"/>
          </w:rPr>
          <w:t xml:space="preserve">images </w:t>
        </w:r>
      </w:ins>
      <w:ins w:id="1000" w:author="刘利军" w:date="2022-01-12T14:22:52Z">
        <w:r>
          <w:rPr>
            <w:rFonts w:hint="default"/>
            <w:lang w:eastAsia="zh-Hans"/>
          </w:rPr>
          <w:t>/</w:t>
        </w:r>
      </w:ins>
      <w:ins w:id="1001" w:author="刘利军" w:date="2022-01-12T14:22:56Z">
        <w:r>
          <w:rPr>
            <w:rFonts w:hint="default"/>
            <w:lang w:eastAsia="zh-Hans"/>
          </w:rPr>
          <w:t xml:space="preserve"> </w:t>
        </w:r>
      </w:ins>
      <w:ins w:id="1002" w:author="刘利军" w:date="2022-01-12T14:22:52Z">
        <w:r>
          <w:rPr>
            <w:rFonts w:hint="default"/>
            <w:lang w:eastAsia="zh-Hans"/>
          </w:rPr>
          <w:t>ut</w:t>
        </w:r>
      </w:ins>
      <w:ins w:id="1003" w:author="刘利军" w:date="2022-01-12T14:22:53Z">
        <w:r>
          <w:rPr>
            <w:rFonts w:hint="default"/>
            <w:lang w:eastAsia="zh-Hans"/>
          </w:rPr>
          <w:t xml:space="preserve">ils </w:t>
        </w:r>
      </w:ins>
      <w:ins w:id="1004" w:author="刘利军" w:date="2022-01-12T14:22:54Z">
        <w:r>
          <w:rPr>
            <w:rFonts w:hint="default"/>
            <w:lang w:eastAsia="zh-Hans"/>
          </w:rPr>
          <w:t>/</w:t>
        </w:r>
      </w:ins>
      <w:ins w:id="1005" w:author="刘利军" w:date="2022-01-12T14:22:58Z">
        <w:r>
          <w:rPr>
            <w:rFonts w:hint="default"/>
            <w:lang w:eastAsia="zh-Hans"/>
          </w:rPr>
          <w:t xml:space="preserve"> layouts</w:t>
        </w:r>
      </w:ins>
      <w:ins w:id="1006" w:author="刘利军" w:date="2022-01-12T14:22:59Z">
        <w:r>
          <w:rPr>
            <w:rFonts w:hint="default"/>
            <w:lang w:eastAsia="zh-Hans"/>
          </w:rPr>
          <w:t xml:space="preserve"> /</w:t>
        </w:r>
      </w:ins>
      <w:ins w:id="1007" w:author="刘利军" w:date="2022-01-12T14:23:01Z">
        <w:r>
          <w:rPr>
            <w:rFonts w:hint="default"/>
            <w:lang w:eastAsia="zh-Hans"/>
          </w:rPr>
          <w:t>demo-s</w:t>
        </w:r>
      </w:ins>
      <w:ins w:id="1008" w:author="刘利军" w:date="2022-01-12T14:23:02Z">
        <w:r>
          <w:rPr>
            <w:rFonts w:hint="default"/>
            <w:lang w:eastAsia="zh-Hans"/>
          </w:rPr>
          <w:t>tyles</w:t>
        </w:r>
      </w:ins>
      <w:ins w:id="1009" w:author="刘利军" w:date="2022-01-12T14:23:03Z">
        <w:r>
          <w:rPr>
            <w:rFonts w:hint="default"/>
            <w:lang w:eastAsia="zh-Hans"/>
          </w:rPr>
          <w:t xml:space="preserve"> /</w:t>
        </w:r>
      </w:ins>
      <w:ins w:id="1010" w:author="刘利军" w:date="2022-01-12T14:23:04Z">
        <w:r>
          <w:rPr>
            <w:rFonts w:hint="default"/>
            <w:lang w:eastAsia="zh-Hans"/>
          </w:rPr>
          <w:t xml:space="preserve"> </w:t>
        </w:r>
      </w:ins>
      <w:ins w:id="1011" w:author="刘利军" w:date="2022-01-12T14:23:05Z">
        <w:r>
          <w:rPr>
            <w:rFonts w:hint="default"/>
            <w:lang w:eastAsia="zh-Hans"/>
          </w:rPr>
          <w:t>de</w:t>
        </w:r>
      </w:ins>
      <w:ins w:id="1012" w:author="刘利军" w:date="2022-01-12T14:23:06Z">
        <w:r>
          <w:rPr>
            <w:rFonts w:hint="default"/>
            <w:lang w:eastAsia="zh-Hans"/>
          </w:rPr>
          <w:t>mo-s</w:t>
        </w:r>
      </w:ins>
      <w:ins w:id="1013" w:author="刘利军" w:date="2022-01-12T14:23:07Z">
        <w:r>
          <w:rPr>
            <w:rFonts w:hint="default"/>
            <w:lang w:eastAsia="zh-Hans"/>
          </w:rPr>
          <w:t>crip</w:t>
        </w:r>
      </w:ins>
      <w:ins w:id="1014" w:author="刘利军" w:date="2022-01-12T14:23:09Z">
        <w:r>
          <w:rPr>
            <w:rFonts w:hint="default"/>
            <w:lang w:eastAsia="zh-Hans"/>
          </w:rPr>
          <w:t>t</w:t>
        </w:r>
      </w:ins>
      <w:ins w:id="1015" w:author="刘利军" w:date="2022-01-12T14:23:12Z">
        <w:r>
          <w:rPr>
            <w:rFonts w:hint="default"/>
            <w:lang w:eastAsia="zh-Hans"/>
          </w:rPr>
          <w:t xml:space="preserve">s / </w:t>
        </w:r>
      </w:ins>
      <w:ins w:id="1016" w:author="刘利军" w:date="2022-01-12T14:23:14Z">
        <w:r>
          <w:rPr>
            <w:rFonts w:hint="default"/>
            <w:lang w:eastAsia="zh-Hans"/>
          </w:rPr>
          <w:t>img /</w:t>
        </w:r>
      </w:ins>
      <w:ins w:id="1017" w:author="刘利军" w:date="2022-01-12T14:23:17Z">
        <w:r>
          <w:rPr>
            <w:rFonts w:hint="default"/>
            <w:lang w:eastAsia="zh-Hans"/>
          </w:rPr>
          <w:t xml:space="preserve"> </w:t>
        </w:r>
      </w:ins>
      <w:ins w:id="1018" w:author="刘利军" w:date="2022-01-12T14:23:14Z">
        <w:r>
          <w:rPr>
            <w:rFonts w:hint="default"/>
            <w:lang w:eastAsia="zh-Hans"/>
          </w:rPr>
          <w:t>s</w:t>
        </w:r>
      </w:ins>
      <w:ins w:id="1019" w:author="刘利军" w:date="2022-01-12T14:23:15Z">
        <w:r>
          <w:rPr>
            <w:rFonts w:hint="default"/>
            <w:lang w:eastAsia="zh-Hans"/>
          </w:rPr>
          <w:t>rc</w:t>
        </w:r>
      </w:ins>
    </w:p>
    <w:p>
      <w:pPr>
        <w:pStyle w:val="33"/>
        <w:numPr>
          <w:ilvl w:val="-1"/>
          <w:numId w:val="0"/>
        </w:numPr>
        <w:ind w:left="425" w:firstLine="0" w:firstLineChars="0"/>
        <w:rPr>
          <w:rFonts w:hint="eastAsia"/>
          <w:lang w:val="en-US" w:eastAsia="zh-Hans"/>
        </w:rPr>
        <w:pPrChange w:id="1020" w:author="刘利军" w:date="2022-01-12T14:22:15Z">
          <w:pPr>
            <w:pStyle w:val="33"/>
            <w:numPr>
              <w:ilvl w:val="0"/>
              <w:numId w:val="5"/>
            </w:numPr>
            <w:ind w:firstLineChars="0"/>
          </w:pPr>
        </w:pPrChange>
      </w:pPr>
      <w:ins w:id="1021" w:author="刘利军" w:date="2022-01-12T14:23:21Z">
        <w:r>
          <w:rPr>
            <w:rFonts w:hint="eastAsia"/>
            <w:lang w:val="en-US" w:eastAsia="zh-Hans"/>
          </w:rPr>
          <w:t>反例</w:t>
        </w:r>
      </w:ins>
      <w:ins w:id="1022" w:author="刘利军" w:date="2022-01-12T14:23:22Z">
        <w:r>
          <w:rPr>
            <w:rFonts w:hint="eastAsia"/>
            <w:lang w:val="en-US" w:eastAsia="zh-Hans"/>
          </w:rPr>
          <w:t>：</w:t>
        </w:r>
      </w:ins>
      <w:ins w:id="1023" w:author="刘利军" w:date="2022-01-12T14:23:24Z">
        <w:r>
          <w:rPr>
            <w:rFonts w:hint="default"/>
            <w:lang w:eastAsia="zh-Hans"/>
          </w:rPr>
          <w:t>sc</w:t>
        </w:r>
      </w:ins>
      <w:ins w:id="1024" w:author="刘利军" w:date="2022-01-12T14:23:25Z">
        <w:r>
          <w:rPr>
            <w:rFonts w:hint="default"/>
            <w:lang w:eastAsia="zh-Hans"/>
          </w:rPr>
          <w:t>rip</w:t>
        </w:r>
      </w:ins>
      <w:ins w:id="1025" w:author="刘利军" w:date="2022-01-12T14:23:26Z">
        <w:r>
          <w:rPr>
            <w:rFonts w:hint="default"/>
            <w:lang w:eastAsia="zh-Hans"/>
          </w:rPr>
          <w:t>t</w:t>
        </w:r>
      </w:ins>
      <w:ins w:id="1026" w:author="刘利军" w:date="2022-01-12T14:23:27Z">
        <w:r>
          <w:rPr>
            <w:rFonts w:hint="default"/>
            <w:lang w:eastAsia="zh-Hans"/>
          </w:rPr>
          <w:t xml:space="preserve"> /</w:t>
        </w:r>
      </w:ins>
      <w:ins w:id="1027" w:author="刘利军" w:date="2022-01-12T14:23:31Z">
        <w:r>
          <w:rPr>
            <w:rFonts w:hint="default"/>
            <w:lang w:eastAsia="zh-Hans"/>
          </w:rPr>
          <w:t xml:space="preserve"> </w:t>
        </w:r>
      </w:ins>
      <w:ins w:id="1028" w:author="刘利军" w:date="2022-01-12T14:23:32Z">
        <w:r>
          <w:rPr>
            <w:rFonts w:hint="default"/>
            <w:lang w:eastAsia="zh-Hans"/>
          </w:rPr>
          <w:t>style</w:t>
        </w:r>
      </w:ins>
      <w:ins w:id="1029" w:author="刘利军" w:date="2022-01-12T14:23:33Z">
        <w:r>
          <w:rPr>
            <w:rFonts w:hint="default"/>
            <w:lang w:eastAsia="zh-Hans"/>
          </w:rPr>
          <w:t xml:space="preserve"> /</w:t>
        </w:r>
      </w:ins>
      <w:ins w:id="1030" w:author="刘利军" w:date="2022-01-12T14:23:35Z">
        <w:r>
          <w:rPr>
            <w:rFonts w:hint="default"/>
            <w:lang w:eastAsia="zh-Hans"/>
          </w:rPr>
          <w:t xml:space="preserve"> demo</w:t>
        </w:r>
      </w:ins>
      <w:ins w:id="1031" w:author="刘利军" w:date="2022-01-12T14:23:42Z">
        <w:r>
          <w:rPr>
            <w:rFonts w:hint="default"/>
            <w:lang w:eastAsia="zh-Hans"/>
          </w:rPr>
          <w:t>_</w:t>
        </w:r>
      </w:ins>
      <w:ins w:id="1032" w:author="刘利军" w:date="2022-01-12T14:23:39Z">
        <w:r>
          <w:rPr>
            <w:rFonts w:hint="eastAsia"/>
            <w:lang w:val="en-US" w:eastAsia="zh-Hans"/>
          </w:rPr>
          <w:t>script</w:t>
        </w:r>
      </w:ins>
      <w:ins w:id="1033" w:author="刘利军" w:date="2022-01-12T14:23:39Z">
        <w:r>
          <w:rPr>
            <w:rFonts w:hint="default"/>
            <w:lang w:eastAsia="zh-Hans"/>
          </w:rPr>
          <w:t>s</w:t>
        </w:r>
      </w:ins>
      <w:ins w:id="1034" w:author="刘利军" w:date="2022-01-12T14:23:27Z">
        <w:r>
          <w:rPr>
            <w:rFonts w:hint="default"/>
            <w:lang w:eastAsia="zh-Hans"/>
          </w:rPr>
          <w:t xml:space="preserve"> </w:t>
        </w:r>
      </w:ins>
      <w:ins w:id="1035" w:author="刘利军" w:date="2022-01-12T14:23:44Z">
        <w:r>
          <w:rPr>
            <w:rFonts w:hint="default"/>
            <w:lang w:eastAsia="zh-Hans"/>
          </w:rPr>
          <w:t>/</w:t>
        </w:r>
      </w:ins>
      <w:ins w:id="1036" w:author="刘利军" w:date="2022-01-12T14:23:45Z">
        <w:r>
          <w:rPr>
            <w:rFonts w:hint="default"/>
            <w:lang w:eastAsia="zh-Hans"/>
          </w:rPr>
          <w:t xml:space="preserve"> </w:t>
        </w:r>
      </w:ins>
      <w:ins w:id="1037" w:author="刘利军" w:date="2022-01-12T14:23:46Z">
        <w:r>
          <w:rPr>
            <w:rFonts w:hint="default"/>
            <w:lang w:eastAsia="zh-Hans"/>
          </w:rPr>
          <w:t>de</w:t>
        </w:r>
      </w:ins>
      <w:ins w:id="1038" w:author="刘利军" w:date="2022-01-12T14:23:48Z">
        <w:r>
          <w:rPr>
            <w:rFonts w:hint="default"/>
            <w:lang w:eastAsia="zh-Hans"/>
          </w:rPr>
          <w:t>mo</w:t>
        </w:r>
      </w:ins>
      <w:ins w:id="1039" w:author="刘利军" w:date="2022-01-12T14:23:49Z">
        <w:r>
          <w:rPr>
            <w:rFonts w:hint="default"/>
            <w:lang w:eastAsia="zh-Hans"/>
          </w:rPr>
          <w:t>Sty</w:t>
        </w:r>
      </w:ins>
      <w:ins w:id="1040" w:author="刘利军" w:date="2022-01-12T14:23:50Z">
        <w:r>
          <w:rPr>
            <w:rFonts w:hint="default"/>
            <w:lang w:eastAsia="zh-Hans"/>
          </w:rPr>
          <w:t xml:space="preserve">les </w:t>
        </w:r>
      </w:ins>
      <w:ins w:id="1041" w:author="刘利军" w:date="2022-01-12T14:23:51Z">
        <w:r>
          <w:rPr>
            <w:rFonts w:hint="default"/>
            <w:lang w:eastAsia="zh-Hans"/>
          </w:rPr>
          <w:t>/</w:t>
        </w:r>
      </w:ins>
      <w:ins w:id="1042" w:author="刘利军" w:date="2022-01-12T14:23:52Z">
        <w:r>
          <w:rPr>
            <w:rFonts w:hint="default"/>
            <w:lang w:eastAsia="zh-Hans"/>
          </w:rPr>
          <w:t xml:space="preserve"> i</w:t>
        </w:r>
      </w:ins>
      <w:ins w:id="1043" w:author="刘利军" w:date="2022-01-12T14:23:53Z">
        <w:r>
          <w:rPr>
            <w:rFonts w:hint="default"/>
            <w:lang w:eastAsia="zh-Hans"/>
          </w:rPr>
          <w:t>mgs /</w:t>
        </w:r>
      </w:ins>
      <w:ins w:id="1044" w:author="刘利军" w:date="2022-01-12T14:23:55Z">
        <w:r>
          <w:rPr>
            <w:rFonts w:hint="default"/>
            <w:lang w:eastAsia="zh-Hans"/>
          </w:rPr>
          <w:t>docs</w:t>
        </w:r>
      </w:ins>
    </w:p>
    <w:p>
      <w:pPr>
        <w:pStyle w:val="33"/>
        <w:numPr>
          <w:ilvl w:val="0"/>
          <w:numId w:val="5"/>
        </w:numPr>
        <w:ind w:firstLineChars="0"/>
        <w:rPr>
          <w:ins w:id="1045" w:author="刘利军" w:date="2022-01-12T14:24:36Z"/>
        </w:rPr>
      </w:pPr>
      <w:r>
        <w:rPr>
          <w:lang w:eastAsia="zh-Hans"/>
        </w:rPr>
        <w:t>JS</w:t>
      </w:r>
      <w:r>
        <w:rPr>
          <w:rFonts w:hint="eastAsia"/>
          <w:lang w:eastAsia="zh-Hans"/>
        </w:rPr>
        <w:t>、</w:t>
      </w:r>
      <w:r>
        <w:rPr>
          <w:lang w:eastAsia="zh-Hans"/>
        </w:rPr>
        <w:t>CSS</w:t>
      </w:r>
      <w:r>
        <w:rPr>
          <w:rFonts w:hint="eastAsia"/>
          <w:lang w:eastAsia="zh-Hans"/>
        </w:rPr>
        <w:t>、</w:t>
      </w:r>
      <w:r>
        <w:rPr>
          <w:lang w:eastAsia="zh-Hans"/>
        </w:rPr>
        <w:t>HTML</w:t>
      </w:r>
      <w:r>
        <w:rPr>
          <w:rFonts w:hint="eastAsia"/>
          <w:lang w:eastAsia="zh-Hans"/>
        </w:rPr>
        <w:t>、</w:t>
      </w:r>
      <w:r>
        <w:rPr>
          <w:lang w:eastAsia="zh-Hans"/>
        </w:rPr>
        <w:t>PNG</w:t>
      </w:r>
      <w:r>
        <w:rPr>
          <w:rFonts w:hint="eastAsia"/>
          <w:lang w:eastAsia="zh-Hans"/>
        </w:rPr>
        <w:t>、</w:t>
      </w:r>
      <w:r>
        <w:rPr>
          <w:lang w:eastAsia="zh-Hans"/>
        </w:rPr>
        <w:t>LESS</w:t>
      </w:r>
      <w:r>
        <w:rPr>
          <w:rFonts w:hint="eastAsia"/>
          <w:lang w:eastAsia="zh-Hans"/>
        </w:rPr>
        <w:t>、</w:t>
      </w:r>
      <w:r>
        <w:rPr>
          <w:lang w:eastAsia="zh-Hans"/>
        </w:rPr>
        <w:t>SASS</w:t>
      </w:r>
      <w:r>
        <w:rPr>
          <w:rFonts w:hint="eastAsia"/>
          <w:lang w:eastAsia="zh-Hans"/>
        </w:rPr>
        <w:t>文件命名：全部采用小写，以中划线分隔。</w:t>
      </w:r>
    </w:p>
    <w:p>
      <w:pPr>
        <w:pStyle w:val="33"/>
        <w:numPr>
          <w:ilvl w:val="-1"/>
          <w:numId w:val="0"/>
        </w:numPr>
        <w:ind w:left="425" w:firstLine="0" w:firstLineChars="0"/>
        <w:rPr>
          <w:ins w:id="1047" w:author="刘利军" w:date="2022-01-12T14:26:31Z"/>
          <w:rFonts w:hint="default"/>
          <w:lang w:eastAsia="zh-Hans"/>
        </w:rPr>
        <w:pPrChange w:id="1046" w:author="刘利军" w:date="2022-01-12T14:24:38Z">
          <w:pPr>
            <w:pStyle w:val="33"/>
            <w:numPr>
              <w:ilvl w:val="0"/>
              <w:numId w:val="5"/>
            </w:numPr>
            <w:ind w:firstLineChars="0"/>
          </w:pPr>
        </w:pPrChange>
      </w:pPr>
      <w:ins w:id="1048" w:author="刘利军" w:date="2022-01-12T14:26:08Z">
        <w:r>
          <w:rPr>
            <w:rFonts w:hint="eastAsia"/>
            <w:lang w:val="en-US" w:eastAsia="zh-Hans"/>
          </w:rPr>
          <w:t>正例</w:t>
        </w:r>
      </w:ins>
      <w:ins w:id="1049" w:author="刘利军" w:date="2022-01-12T14:26:09Z">
        <w:r>
          <w:rPr>
            <w:rFonts w:hint="eastAsia"/>
            <w:lang w:val="en-US" w:eastAsia="zh-Hans"/>
          </w:rPr>
          <w:t>：</w:t>
        </w:r>
      </w:ins>
      <w:ins w:id="1050" w:author="刘利军" w:date="2022-01-12T14:26:11Z">
        <w:r>
          <w:rPr>
            <w:rFonts w:hint="default"/>
            <w:lang w:eastAsia="zh-Hans"/>
          </w:rPr>
          <w:t>render</w:t>
        </w:r>
      </w:ins>
      <w:ins w:id="1051" w:author="刘利军" w:date="2022-01-12T14:26:13Z">
        <w:r>
          <w:rPr>
            <w:rFonts w:hint="default"/>
            <w:lang w:eastAsia="zh-Hans"/>
          </w:rPr>
          <w:t>-d</w:t>
        </w:r>
      </w:ins>
      <w:ins w:id="1052" w:author="刘利军" w:date="2022-01-12T14:26:14Z">
        <w:r>
          <w:rPr>
            <w:rFonts w:hint="default"/>
            <w:lang w:eastAsia="zh-Hans"/>
          </w:rPr>
          <w:t>om.j</w:t>
        </w:r>
      </w:ins>
      <w:ins w:id="1053" w:author="刘利军" w:date="2022-01-12T14:26:15Z">
        <w:r>
          <w:rPr>
            <w:rFonts w:hint="default"/>
            <w:lang w:eastAsia="zh-Hans"/>
          </w:rPr>
          <w:t xml:space="preserve">s / </w:t>
        </w:r>
      </w:ins>
      <w:ins w:id="1054" w:author="刘利军" w:date="2022-01-12T14:26:17Z">
        <w:r>
          <w:rPr>
            <w:rFonts w:hint="default"/>
            <w:lang w:eastAsia="zh-Hans"/>
          </w:rPr>
          <w:t>sig</w:t>
        </w:r>
      </w:ins>
      <w:ins w:id="1055" w:author="刘利军" w:date="2022-01-12T14:26:19Z">
        <w:r>
          <w:rPr>
            <w:rFonts w:hint="default"/>
            <w:lang w:eastAsia="zh-Hans"/>
          </w:rPr>
          <w:t>nup</w:t>
        </w:r>
      </w:ins>
      <w:ins w:id="1056" w:author="刘利军" w:date="2022-01-12T14:26:21Z">
        <w:r>
          <w:rPr>
            <w:rFonts w:hint="default"/>
            <w:lang w:eastAsia="zh-Hans"/>
          </w:rPr>
          <w:t>.css /</w:t>
        </w:r>
      </w:ins>
      <w:ins w:id="1057" w:author="刘利军" w:date="2022-01-12T14:26:22Z">
        <w:r>
          <w:rPr>
            <w:rFonts w:hint="default"/>
            <w:lang w:eastAsia="zh-Hans"/>
          </w:rPr>
          <w:t xml:space="preserve"> </w:t>
        </w:r>
      </w:ins>
      <w:ins w:id="1058" w:author="刘利军" w:date="2022-01-12T14:26:23Z">
        <w:r>
          <w:rPr>
            <w:rFonts w:hint="default"/>
            <w:lang w:eastAsia="zh-Hans"/>
          </w:rPr>
          <w:t>i</w:t>
        </w:r>
      </w:ins>
      <w:ins w:id="1059" w:author="刘利军" w:date="2022-01-12T14:26:24Z">
        <w:r>
          <w:rPr>
            <w:rFonts w:hint="default"/>
            <w:lang w:eastAsia="zh-Hans"/>
          </w:rPr>
          <w:t>ndex.ht</w:t>
        </w:r>
      </w:ins>
      <w:ins w:id="1060" w:author="刘利军" w:date="2022-01-12T14:26:25Z">
        <w:r>
          <w:rPr>
            <w:rFonts w:hint="default"/>
            <w:lang w:eastAsia="zh-Hans"/>
          </w:rPr>
          <w:t>ml /</w:t>
        </w:r>
      </w:ins>
      <w:ins w:id="1061" w:author="刘利军" w:date="2022-01-12T14:26:26Z">
        <w:r>
          <w:rPr>
            <w:rFonts w:hint="default"/>
            <w:lang w:eastAsia="zh-Hans"/>
          </w:rPr>
          <w:t xml:space="preserve"> </w:t>
        </w:r>
      </w:ins>
      <w:ins w:id="1062" w:author="刘利军" w:date="2022-01-12T14:26:27Z">
        <w:r>
          <w:rPr>
            <w:rFonts w:hint="default"/>
            <w:lang w:eastAsia="zh-Hans"/>
          </w:rPr>
          <w:t>com</w:t>
        </w:r>
      </w:ins>
      <w:ins w:id="1063" w:author="刘利军" w:date="2022-01-12T14:26:28Z">
        <w:r>
          <w:rPr>
            <w:rFonts w:hint="default"/>
            <w:lang w:eastAsia="zh-Hans"/>
          </w:rPr>
          <w:t>pa</w:t>
        </w:r>
      </w:ins>
      <w:ins w:id="1064" w:author="刘利军" w:date="2022-01-12T14:26:29Z">
        <w:r>
          <w:rPr>
            <w:rFonts w:hint="default"/>
            <w:lang w:eastAsia="zh-Hans"/>
          </w:rPr>
          <w:t>ny-lo</w:t>
        </w:r>
      </w:ins>
      <w:ins w:id="1065" w:author="刘利军" w:date="2022-01-12T14:26:30Z">
        <w:r>
          <w:rPr>
            <w:rFonts w:hint="default"/>
            <w:lang w:eastAsia="zh-Hans"/>
          </w:rPr>
          <w:t>go.</w:t>
        </w:r>
      </w:ins>
      <w:ins w:id="1066" w:author="刘利军" w:date="2022-01-12T14:26:31Z">
        <w:r>
          <w:rPr>
            <w:rFonts w:hint="default"/>
            <w:lang w:eastAsia="zh-Hans"/>
          </w:rPr>
          <w:t>png</w:t>
        </w:r>
      </w:ins>
    </w:p>
    <w:p>
      <w:pPr>
        <w:pStyle w:val="33"/>
        <w:numPr>
          <w:ilvl w:val="-1"/>
          <w:numId w:val="0"/>
        </w:numPr>
        <w:ind w:left="425" w:firstLine="0" w:firstLineChars="0"/>
        <w:rPr>
          <w:rFonts w:hint="eastAsia"/>
          <w:lang w:val="en-US" w:eastAsia="zh-Hans"/>
        </w:rPr>
        <w:pPrChange w:id="1067" w:author="刘利军" w:date="2022-01-12T14:24:38Z">
          <w:pPr>
            <w:pStyle w:val="33"/>
            <w:numPr>
              <w:ilvl w:val="0"/>
              <w:numId w:val="5"/>
            </w:numPr>
            <w:ind w:firstLineChars="0"/>
          </w:pPr>
        </w:pPrChange>
      </w:pPr>
      <w:ins w:id="1068" w:author="刘利军" w:date="2022-01-12T14:26:33Z">
        <w:r>
          <w:rPr>
            <w:rFonts w:hint="eastAsia"/>
            <w:lang w:val="en-US" w:eastAsia="zh-Hans"/>
          </w:rPr>
          <w:t>反例</w:t>
        </w:r>
      </w:ins>
      <w:ins w:id="1069" w:author="刘利军" w:date="2022-01-12T14:26:34Z">
        <w:r>
          <w:rPr>
            <w:rFonts w:hint="eastAsia"/>
            <w:lang w:val="en-US" w:eastAsia="zh-Hans"/>
          </w:rPr>
          <w:t>：</w:t>
        </w:r>
      </w:ins>
      <w:ins w:id="1070" w:author="刘利军" w:date="2022-01-12T14:26:36Z">
        <w:r>
          <w:rPr>
            <w:rFonts w:hint="default"/>
            <w:lang w:eastAsia="zh-Hans"/>
          </w:rPr>
          <w:t>ren</w:t>
        </w:r>
      </w:ins>
      <w:ins w:id="1071" w:author="刘利军" w:date="2022-01-12T14:26:37Z">
        <w:r>
          <w:rPr>
            <w:rFonts w:hint="default"/>
            <w:lang w:eastAsia="zh-Hans"/>
          </w:rPr>
          <w:t>derDo</w:t>
        </w:r>
      </w:ins>
      <w:ins w:id="1072" w:author="刘利军" w:date="2022-01-12T14:26:38Z">
        <w:r>
          <w:rPr>
            <w:rFonts w:hint="default"/>
            <w:lang w:eastAsia="zh-Hans"/>
          </w:rPr>
          <w:t>m</w:t>
        </w:r>
      </w:ins>
      <w:ins w:id="1073" w:author="刘利军" w:date="2022-01-12T14:26:40Z">
        <w:r>
          <w:rPr>
            <w:rFonts w:hint="default"/>
            <w:lang w:eastAsia="zh-Hans"/>
          </w:rPr>
          <w:t xml:space="preserve">.js </w:t>
        </w:r>
      </w:ins>
      <w:ins w:id="1074" w:author="刘利军" w:date="2022-01-12T14:26:42Z">
        <w:r>
          <w:rPr>
            <w:rFonts w:hint="default"/>
            <w:lang w:eastAsia="zh-Hans"/>
          </w:rPr>
          <w:t xml:space="preserve">/ </w:t>
        </w:r>
      </w:ins>
      <w:ins w:id="1075" w:author="刘利军" w:date="2022-01-12T14:26:44Z">
        <w:r>
          <w:rPr>
            <w:rFonts w:hint="default"/>
            <w:lang w:eastAsia="zh-Hans"/>
          </w:rPr>
          <w:t>User</w:t>
        </w:r>
      </w:ins>
      <w:ins w:id="1076" w:author="刘利军" w:date="2022-01-12T14:26:45Z">
        <w:r>
          <w:rPr>
            <w:rFonts w:hint="default"/>
            <w:lang w:eastAsia="zh-Hans"/>
          </w:rPr>
          <w:t>Man</w:t>
        </w:r>
      </w:ins>
      <w:ins w:id="1077" w:author="刘利军" w:date="2022-01-12T14:26:46Z">
        <w:r>
          <w:rPr>
            <w:rFonts w:hint="default"/>
            <w:lang w:eastAsia="zh-Hans"/>
          </w:rPr>
          <w:t>age</w:t>
        </w:r>
      </w:ins>
      <w:ins w:id="1078" w:author="刘利军" w:date="2022-01-12T14:26:49Z">
        <w:r>
          <w:rPr>
            <w:rFonts w:hint="default"/>
            <w:lang w:eastAsia="zh-Hans"/>
          </w:rPr>
          <w:t>m</w:t>
        </w:r>
      </w:ins>
      <w:ins w:id="1079" w:author="刘利军" w:date="2022-01-12T14:26:50Z">
        <w:r>
          <w:rPr>
            <w:rFonts w:hint="default"/>
            <w:lang w:eastAsia="zh-Hans"/>
          </w:rPr>
          <w:t>ent.h</w:t>
        </w:r>
      </w:ins>
      <w:ins w:id="1080" w:author="刘利军" w:date="2022-01-12T14:26:51Z">
        <w:r>
          <w:rPr>
            <w:rFonts w:hint="default"/>
            <w:lang w:eastAsia="zh-Hans"/>
          </w:rPr>
          <w:t>tml</w:t>
        </w:r>
      </w:ins>
    </w:p>
    <w:p>
      <w:pPr>
        <w:pStyle w:val="33"/>
        <w:numPr>
          <w:ilvl w:val="0"/>
          <w:numId w:val="5"/>
        </w:numPr>
        <w:ind w:firstLineChars="0"/>
        <w:rPr>
          <w:ins w:id="1081" w:author="刘利军" w:date="2022-01-12T14:28:21Z"/>
        </w:rPr>
      </w:pPr>
      <w:r>
        <w:rPr>
          <w:rFonts w:hint="eastAsia"/>
          <w:lang w:eastAsia="zh-Hans"/>
        </w:rPr>
        <w:t>命名严谨性：代码中的命名严禁使用拼音与英文混合的方式，更不允许使用中文方式。说明：正确的英文拼音和语法可以让阅读者易于理解，避免歧义，纯拼音也要避免采用。</w:t>
      </w:r>
    </w:p>
    <w:p>
      <w:pPr>
        <w:pStyle w:val="33"/>
        <w:numPr>
          <w:ilvl w:val="0"/>
          <w:numId w:val="5"/>
        </w:numPr>
        <w:ind w:firstLineChars="0"/>
        <w:rPr>
          <w:ins w:id="1082" w:author="刘利军" w:date="2022-01-12T14:28:32Z"/>
        </w:rPr>
      </w:pPr>
      <w:ins w:id="1083" w:author="刘利军" w:date="2022-01-12T14:28:22Z">
        <w:r>
          <w:rPr>
            <w:rFonts w:hint="default"/>
            <w:lang w:eastAsia="zh-Hans"/>
          </w:rPr>
          <w:t>React</w:t>
        </w:r>
      </w:ins>
      <w:ins w:id="1084" w:author="刘利军" w:date="2022-01-12T14:28:27Z">
        <w:r>
          <w:rPr>
            <w:rFonts w:hint="default"/>
            <w:lang w:eastAsia="zh-Hans"/>
          </w:rPr>
          <w:t>&amp;</w:t>
        </w:r>
      </w:ins>
      <w:ins w:id="1085" w:author="刘利军" w:date="2022-01-12T14:28:28Z">
        <w:r>
          <w:rPr>
            <w:rFonts w:hint="default"/>
            <w:lang w:eastAsia="zh-Hans"/>
          </w:rPr>
          <w:t>JSX</w:t>
        </w:r>
      </w:ins>
      <w:ins w:id="1086" w:author="刘利军" w:date="2022-01-12T14:28:30Z">
        <w:r>
          <w:rPr>
            <w:rFonts w:hint="eastAsia"/>
            <w:lang w:val="en-US" w:eastAsia="zh-Hans"/>
          </w:rPr>
          <w:t>书写</w:t>
        </w:r>
      </w:ins>
      <w:ins w:id="1087" w:author="刘利军" w:date="2022-01-12T14:28:31Z">
        <w:r>
          <w:rPr>
            <w:rFonts w:hint="eastAsia"/>
            <w:lang w:val="en-US" w:eastAsia="zh-Hans"/>
          </w:rPr>
          <w:t>规范</w:t>
        </w:r>
      </w:ins>
    </w:p>
    <w:p>
      <w:pPr>
        <w:pStyle w:val="33"/>
        <w:numPr>
          <w:ilvl w:val="-1"/>
          <w:numId w:val="0"/>
        </w:numPr>
        <w:ind w:left="425" w:firstLine="0" w:firstLineChars="0"/>
        <w:rPr>
          <w:ins w:id="1089" w:author="刘利军" w:date="2022-01-12T14:28:41Z"/>
          <w:rFonts w:hint="eastAsia"/>
          <w:lang w:val="en-US" w:eastAsia="zh-Hans"/>
        </w:rPr>
        <w:pPrChange w:id="1088" w:author="刘利军" w:date="2022-01-12T14:28:33Z">
          <w:pPr>
            <w:pStyle w:val="33"/>
            <w:numPr>
              <w:ilvl w:val="0"/>
              <w:numId w:val="5"/>
            </w:numPr>
            <w:ind w:firstLineChars="0"/>
          </w:pPr>
        </w:pPrChange>
      </w:pPr>
      <w:ins w:id="1090" w:author="刘利军" w:date="2022-01-12T14:28:38Z">
        <w:r>
          <w:rPr>
            <w:rFonts w:hint="eastAsia"/>
            <w:lang w:val="en-US" w:eastAsia="zh-Hans"/>
          </w:rPr>
          <w:t>基本</w:t>
        </w:r>
      </w:ins>
      <w:ins w:id="1091" w:author="刘利军" w:date="2022-01-12T14:28:39Z">
        <w:r>
          <w:rPr>
            <w:rFonts w:hint="eastAsia"/>
            <w:lang w:val="en-US" w:eastAsia="zh-Hans"/>
          </w:rPr>
          <w:t>规则</w:t>
        </w:r>
      </w:ins>
    </w:p>
    <w:p>
      <w:pPr>
        <w:pStyle w:val="33"/>
        <w:numPr>
          <w:ilvl w:val="0"/>
          <w:numId w:val="6"/>
          <w:ins w:id="1093" w:author="刘利军" w:date="2022-01-12T14:28:57Z"/>
        </w:numPr>
        <w:ind w:left="425" w:firstLine="0" w:firstLineChars="0"/>
        <w:rPr>
          <w:ins w:id="1094" w:author="刘利军" w:date="2022-01-12T14:28:57Z"/>
          <w:rFonts w:hint="eastAsia"/>
          <w:lang w:val="en-US" w:eastAsia="zh-Hans"/>
        </w:rPr>
        <w:pPrChange w:id="1092" w:author="刘利军" w:date="2022-01-12T14:28:57Z">
          <w:pPr>
            <w:pStyle w:val="33"/>
            <w:numPr>
              <w:ilvl w:val="0"/>
              <w:numId w:val="5"/>
            </w:numPr>
            <w:ind w:firstLineChars="0"/>
          </w:pPr>
        </w:pPrChange>
      </w:pPr>
      <w:ins w:id="1095" w:author="刘利军" w:date="2022-01-12T14:28:43Z">
        <w:r>
          <w:rPr>
            <w:rFonts w:hint="eastAsia"/>
            <w:lang w:val="en-US" w:eastAsia="zh-Hans"/>
          </w:rPr>
          <w:t>每个</w:t>
        </w:r>
      </w:ins>
      <w:ins w:id="1096" w:author="刘利军" w:date="2022-01-12T14:28:48Z">
        <w:r>
          <w:rPr>
            <w:rFonts w:hint="eastAsia"/>
            <w:lang w:val="en-US" w:eastAsia="zh-Hans"/>
          </w:rPr>
          <w:t>文件</w:t>
        </w:r>
      </w:ins>
      <w:ins w:id="1097" w:author="刘利军" w:date="2022-01-12T14:28:52Z">
        <w:r>
          <w:rPr>
            <w:rFonts w:hint="eastAsia"/>
            <w:lang w:val="en-US" w:eastAsia="zh-Hans"/>
          </w:rPr>
          <w:t>只包含</w:t>
        </w:r>
      </w:ins>
      <w:ins w:id="1098" w:author="刘利军" w:date="2022-01-12T14:28:54Z">
        <w:r>
          <w:rPr>
            <w:rFonts w:hint="eastAsia"/>
            <w:lang w:val="en-US" w:eastAsia="zh-Hans"/>
          </w:rPr>
          <w:t>一个</w:t>
        </w:r>
      </w:ins>
      <w:ins w:id="1099" w:author="刘利军" w:date="2022-01-12T14:28:55Z">
        <w:r>
          <w:rPr>
            <w:rFonts w:hint="default"/>
            <w:lang w:eastAsia="zh-Hans"/>
          </w:rPr>
          <w:t>R</w:t>
        </w:r>
      </w:ins>
      <w:ins w:id="1100" w:author="刘利军" w:date="2022-01-12T14:28:55Z">
        <w:r>
          <w:rPr>
            <w:rFonts w:hint="eastAsia"/>
            <w:lang w:val="en-US" w:eastAsia="zh-Hans"/>
          </w:rPr>
          <w:t>eact</w:t>
        </w:r>
      </w:ins>
      <w:ins w:id="1101" w:author="刘利军" w:date="2022-01-12T14:28:57Z">
        <w:r>
          <w:rPr>
            <w:rFonts w:hint="eastAsia"/>
            <w:lang w:val="en-US" w:eastAsia="zh-Hans"/>
          </w:rPr>
          <w:t>类组件</w:t>
        </w:r>
      </w:ins>
    </w:p>
    <w:p>
      <w:pPr>
        <w:pStyle w:val="33"/>
        <w:numPr>
          <w:ilvl w:val="1"/>
          <w:numId w:val="6"/>
          <w:ins w:id="1103" w:author="刘利军" w:date="2022-01-12T14:29:02Z"/>
        </w:numPr>
        <w:ind w:left="845" w:firstLine="0" w:firstLineChars="0"/>
        <w:rPr>
          <w:ins w:id="1104" w:author="刘利军" w:date="2022-01-12T14:29:24Z"/>
          <w:rFonts w:hint="eastAsia"/>
          <w:lang w:val="en-US" w:eastAsia="zh-Hans"/>
        </w:rPr>
        <w:pPrChange w:id="1102" w:author="刘利军" w:date="2022-01-12T14:29:02Z">
          <w:pPr>
            <w:pStyle w:val="33"/>
            <w:numPr>
              <w:ilvl w:val="0"/>
              <w:numId w:val="5"/>
            </w:numPr>
            <w:ind w:firstLineChars="0"/>
          </w:pPr>
        </w:pPrChange>
      </w:pPr>
      <w:ins w:id="1105" w:author="刘利军" w:date="2022-01-12T14:29:19Z">
        <w:r>
          <w:rPr>
            <w:rFonts w:hint="eastAsia"/>
            <w:lang w:val="en-US" w:eastAsia="zh-Hans"/>
          </w:rPr>
          <w:t>但是</w:t>
        </w:r>
      </w:ins>
      <w:ins w:id="1106" w:author="刘利军" w:date="2022-01-12T14:29:04Z">
        <w:r>
          <w:rPr>
            <w:rFonts w:hint="eastAsia"/>
            <w:lang w:val="en-US" w:eastAsia="zh-Hans"/>
          </w:rPr>
          <w:t>多</w:t>
        </w:r>
      </w:ins>
      <w:ins w:id="1107" w:author="刘利军" w:date="2022-01-12T14:29:05Z">
        <w:r>
          <w:rPr>
            <w:rFonts w:hint="eastAsia"/>
            <w:lang w:val="en-US" w:eastAsia="zh-Hans"/>
          </w:rPr>
          <w:t>个函数</w:t>
        </w:r>
      </w:ins>
      <w:ins w:id="1108" w:author="刘利军" w:date="2022-01-12T14:29:11Z">
        <w:r>
          <w:rPr>
            <w:rFonts w:hint="eastAsia"/>
            <w:lang w:val="en-US" w:eastAsia="zh-Hans"/>
          </w:rPr>
          <w:t>式</w:t>
        </w:r>
      </w:ins>
      <w:ins w:id="1109" w:author="刘利军" w:date="2022-01-12T14:29:12Z">
        <w:r>
          <w:rPr>
            <w:rFonts w:hint="eastAsia"/>
            <w:lang w:val="en-US" w:eastAsia="zh-Hans"/>
          </w:rPr>
          <w:t>组件</w:t>
        </w:r>
      </w:ins>
      <w:ins w:id="1110" w:author="刘利军" w:date="2022-01-12T14:29:14Z">
        <w:r>
          <w:rPr>
            <w:rFonts w:hint="eastAsia"/>
            <w:lang w:val="en-US" w:eastAsia="zh-Hans"/>
          </w:rPr>
          <w:t>可以</w:t>
        </w:r>
      </w:ins>
      <w:ins w:id="1111" w:author="刘利军" w:date="2022-01-12T14:29:15Z">
        <w:r>
          <w:rPr>
            <w:rFonts w:hint="eastAsia"/>
            <w:lang w:val="en-US" w:eastAsia="zh-Hans"/>
          </w:rPr>
          <w:t>放到一个</w:t>
        </w:r>
      </w:ins>
      <w:ins w:id="1112" w:author="刘利军" w:date="2022-01-12T14:29:16Z">
        <w:r>
          <w:rPr>
            <w:rFonts w:hint="eastAsia"/>
            <w:lang w:val="en-US" w:eastAsia="zh-Hans"/>
          </w:rPr>
          <w:t>文件</w:t>
        </w:r>
      </w:ins>
      <w:ins w:id="1113" w:author="刘利军" w:date="2022-01-12T14:29:17Z">
        <w:r>
          <w:rPr>
            <w:rFonts w:hint="eastAsia"/>
            <w:lang w:val="en-US" w:eastAsia="zh-Hans"/>
          </w:rPr>
          <w:t>中</w:t>
        </w:r>
      </w:ins>
    </w:p>
    <w:p>
      <w:pPr>
        <w:pStyle w:val="33"/>
        <w:numPr>
          <w:ilvl w:val="0"/>
          <w:numId w:val="6"/>
          <w:ins w:id="1115" w:author="刘利军" w:date="2022-01-12T14:29:25Z"/>
        </w:numPr>
        <w:ind w:left="425" w:firstLine="0" w:firstLineChars="0"/>
        <w:rPr>
          <w:ins w:id="1116" w:author="刘利军" w:date="2022-01-12T14:29:39Z"/>
          <w:rFonts w:hint="eastAsia"/>
          <w:lang w:val="en-US" w:eastAsia="zh-Hans"/>
        </w:rPr>
        <w:pPrChange w:id="1114" w:author="刘利军" w:date="2022-01-12T14:29:25Z">
          <w:pPr>
            <w:pStyle w:val="33"/>
            <w:numPr>
              <w:ilvl w:val="0"/>
              <w:numId w:val="5"/>
            </w:numPr>
            <w:ind w:firstLineChars="0"/>
          </w:pPr>
        </w:pPrChange>
      </w:pPr>
      <w:ins w:id="1117" w:author="刘利军" w:date="2022-01-12T14:29:26Z">
        <w:r>
          <w:rPr>
            <w:rFonts w:hint="eastAsia"/>
            <w:lang w:val="en-US" w:eastAsia="zh-Hans"/>
          </w:rPr>
          <w:t>一般</w:t>
        </w:r>
      </w:ins>
      <w:ins w:id="1118" w:author="刘利军" w:date="2022-01-12T14:29:27Z">
        <w:r>
          <w:rPr>
            <w:rFonts w:hint="eastAsia"/>
            <w:lang w:val="en-US" w:eastAsia="zh-Hans"/>
          </w:rPr>
          <w:t>使用</w:t>
        </w:r>
      </w:ins>
      <w:ins w:id="1119" w:author="刘利军" w:date="2022-01-12T14:29:31Z">
        <w:r>
          <w:rPr>
            <w:rFonts w:hint="default"/>
            <w:lang w:eastAsia="zh-Hans"/>
          </w:rPr>
          <w:t>JS</w:t>
        </w:r>
      </w:ins>
      <w:ins w:id="1120" w:author="刘利军" w:date="2022-01-12T14:29:32Z">
        <w:r>
          <w:rPr>
            <w:rFonts w:hint="default"/>
            <w:lang w:eastAsia="zh-Hans"/>
          </w:rPr>
          <w:t>X</w:t>
        </w:r>
      </w:ins>
      <w:ins w:id="1121" w:author="刘利军" w:date="2022-01-12T14:29:32Z">
        <w:r>
          <w:rPr>
            <w:rFonts w:hint="eastAsia"/>
            <w:lang w:val="en-US" w:eastAsia="zh-Hans"/>
          </w:rPr>
          <w:t>语法</w:t>
        </w:r>
      </w:ins>
    </w:p>
    <w:p>
      <w:pPr>
        <w:pStyle w:val="33"/>
        <w:numPr>
          <w:ilvl w:val="-1"/>
          <w:numId w:val="0"/>
        </w:numPr>
        <w:ind w:left="425" w:firstLine="0" w:firstLineChars="0"/>
        <w:rPr>
          <w:ins w:id="1123" w:author="刘利军" w:date="2022-01-12T14:29:45Z"/>
          <w:rFonts w:hint="eastAsia"/>
          <w:lang w:val="en-US" w:eastAsia="zh-Hans"/>
        </w:rPr>
        <w:pPrChange w:id="1122" w:author="刘利军" w:date="2022-01-12T14:29:41Z">
          <w:pPr>
            <w:pStyle w:val="33"/>
            <w:numPr>
              <w:ilvl w:val="0"/>
              <w:numId w:val="5"/>
            </w:numPr>
            <w:ind w:firstLineChars="0"/>
          </w:pPr>
        </w:pPrChange>
      </w:pPr>
      <w:ins w:id="1124" w:author="刘利军" w:date="2022-01-12T14:29:43Z">
        <w:r>
          <w:rPr>
            <w:rFonts w:hint="eastAsia"/>
            <w:lang w:val="en-US" w:eastAsia="zh-Hans"/>
          </w:rPr>
          <w:t>命名</w:t>
        </w:r>
      </w:ins>
      <w:ins w:id="1125" w:author="刘利军" w:date="2022-01-12T14:29:44Z">
        <w:r>
          <w:rPr>
            <w:rFonts w:hint="eastAsia"/>
            <w:lang w:val="en-US" w:eastAsia="zh-Hans"/>
          </w:rPr>
          <w:t>规范</w:t>
        </w:r>
      </w:ins>
    </w:p>
    <w:p>
      <w:pPr>
        <w:pStyle w:val="33"/>
        <w:numPr>
          <w:ilvl w:val="0"/>
          <w:numId w:val="7"/>
          <w:ins w:id="1127" w:author="刘利军" w:date="2022-01-12T14:29:50Z"/>
        </w:numPr>
        <w:ind w:left="425" w:firstLine="0" w:firstLineChars="0"/>
        <w:rPr>
          <w:ins w:id="1128" w:author="刘利军" w:date="2022-01-12T14:29:55Z"/>
          <w:rFonts w:hint="eastAsia"/>
          <w:lang w:val="en-US" w:eastAsia="zh-Hans"/>
        </w:rPr>
        <w:pPrChange w:id="1126" w:author="刘利军" w:date="2022-01-12T14:29:50Z">
          <w:pPr>
            <w:pStyle w:val="33"/>
            <w:numPr>
              <w:ilvl w:val="0"/>
              <w:numId w:val="5"/>
            </w:numPr>
            <w:ind w:firstLineChars="0"/>
          </w:pPr>
        </w:pPrChange>
      </w:pPr>
      <w:ins w:id="1129" w:author="刘利军" w:date="2022-01-12T14:29:48Z">
        <w:r>
          <w:rPr>
            <w:rFonts w:hint="eastAsia"/>
            <w:lang w:val="en-US" w:eastAsia="zh-Hans"/>
          </w:rPr>
          <w:t>组件文件</w:t>
        </w:r>
      </w:ins>
      <w:ins w:id="1130" w:author="刘利军" w:date="2022-01-12T14:29:50Z">
        <w:r>
          <w:rPr>
            <w:rFonts w:hint="eastAsia"/>
            <w:lang w:val="en-US" w:eastAsia="zh-Hans"/>
          </w:rPr>
          <w:t>扩展名</w:t>
        </w:r>
      </w:ins>
    </w:p>
    <w:p>
      <w:pPr>
        <w:pStyle w:val="33"/>
        <w:numPr>
          <w:ilvl w:val="1"/>
          <w:numId w:val="7"/>
          <w:ins w:id="1132" w:author="刘利军" w:date="2022-01-12T14:29:55Z"/>
        </w:numPr>
        <w:ind w:left="845" w:firstLine="0" w:firstLineChars="0"/>
        <w:rPr>
          <w:ins w:id="1133" w:author="刘利军" w:date="2022-01-12T14:29:50Z"/>
          <w:rFonts w:hint="eastAsia"/>
          <w:lang w:val="en-US" w:eastAsia="zh-Hans"/>
        </w:rPr>
        <w:pPrChange w:id="1131" w:author="刘利军" w:date="2022-01-12T14:29:55Z">
          <w:pPr>
            <w:pStyle w:val="33"/>
            <w:numPr>
              <w:ilvl w:val="0"/>
              <w:numId w:val="5"/>
            </w:numPr>
            <w:ind w:firstLineChars="0"/>
          </w:pPr>
        </w:pPrChange>
      </w:pPr>
      <w:ins w:id="1134" w:author="刘利军" w:date="2022-01-12T14:29:56Z">
        <w:r>
          <w:rPr>
            <w:rFonts w:hint="eastAsia"/>
            <w:lang w:val="en-US" w:eastAsia="zh-Hans"/>
          </w:rPr>
          <w:t>如果</w:t>
        </w:r>
      </w:ins>
      <w:ins w:id="1135" w:author="刘利军" w:date="2022-01-12T14:29:57Z">
        <w:r>
          <w:rPr>
            <w:rFonts w:hint="eastAsia"/>
            <w:lang w:val="en-US" w:eastAsia="zh-Hans"/>
          </w:rPr>
          <w:t>使用</w:t>
        </w:r>
      </w:ins>
      <w:ins w:id="1136" w:author="刘利军" w:date="2022-01-12T14:30:00Z">
        <w:r>
          <w:rPr>
            <w:rFonts w:hint="default"/>
            <w:lang w:eastAsia="zh-Hans"/>
          </w:rPr>
          <w:t>J</w:t>
        </w:r>
      </w:ins>
      <w:ins w:id="1137" w:author="刘利军" w:date="2022-01-12T14:30:02Z">
        <w:r>
          <w:rPr>
            <w:rFonts w:hint="eastAsia"/>
            <w:lang w:val="en-US" w:eastAsia="zh-Hans"/>
          </w:rPr>
          <w:t>ava</w:t>
        </w:r>
      </w:ins>
      <w:ins w:id="1138" w:author="刘利军" w:date="2022-01-12T14:30:02Z">
        <w:r>
          <w:rPr>
            <w:rFonts w:hint="default"/>
            <w:lang w:eastAsia="zh-Hans"/>
          </w:rPr>
          <w:t>S</w:t>
        </w:r>
      </w:ins>
      <w:ins w:id="1139" w:author="刘利军" w:date="2022-01-12T14:30:03Z">
        <w:r>
          <w:rPr>
            <w:rFonts w:hint="default"/>
            <w:lang w:eastAsia="zh-Hans"/>
          </w:rPr>
          <w:t>cr</w:t>
        </w:r>
      </w:ins>
      <w:ins w:id="1140" w:author="刘利军" w:date="2022-01-12T14:30:04Z">
        <w:r>
          <w:rPr>
            <w:rFonts w:hint="default"/>
            <w:lang w:eastAsia="zh-Hans"/>
          </w:rPr>
          <w:t>ipt</w:t>
        </w:r>
      </w:ins>
      <w:ins w:id="1141" w:author="刘利军" w:date="2022-01-12T14:30:06Z">
        <w:r>
          <w:rPr>
            <w:rFonts w:hint="eastAsia"/>
            <w:lang w:eastAsia="zh-Hans"/>
          </w:rPr>
          <w:t>，</w:t>
        </w:r>
      </w:ins>
      <w:ins w:id="1142" w:author="刘利军" w:date="2022-01-12T14:30:07Z">
        <w:r>
          <w:rPr>
            <w:rFonts w:hint="eastAsia"/>
            <w:lang w:val="en-US" w:eastAsia="zh-Hans"/>
          </w:rPr>
          <w:t>则</w:t>
        </w:r>
      </w:ins>
      <w:ins w:id="1143" w:author="刘利军" w:date="2022-01-12T14:30:08Z">
        <w:r>
          <w:rPr>
            <w:rFonts w:hint="eastAsia"/>
            <w:lang w:val="en-US" w:eastAsia="zh-Hans"/>
          </w:rPr>
          <w:t>文件</w:t>
        </w:r>
      </w:ins>
      <w:ins w:id="1144" w:author="刘利军" w:date="2022-01-12T14:30:10Z">
        <w:r>
          <w:rPr>
            <w:rFonts w:hint="eastAsia"/>
            <w:lang w:val="en-US" w:eastAsia="zh-Hans"/>
          </w:rPr>
          <w:t>扩展名为</w:t>
        </w:r>
      </w:ins>
      <w:ins w:id="1145" w:author="刘利军" w:date="2022-01-12T14:30:15Z">
        <w:r>
          <w:rPr>
            <w:rFonts w:hint="default"/>
            <w:lang w:eastAsia="zh-Hans"/>
          </w:rPr>
          <w:t>.</w:t>
        </w:r>
      </w:ins>
      <w:ins w:id="1146" w:author="刘利军" w:date="2022-01-12T14:30:11Z">
        <w:r>
          <w:rPr>
            <w:rFonts w:hint="eastAsia"/>
            <w:lang w:val="en-US" w:eastAsia="zh-Hans"/>
          </w:rPr>
          <w:t>js</w:t>
        </w:r>
      </w:ins>
      <w:ins w:id="1147" w:author="刘利军" w:date="2022-01-12T14:30:19Z">
        <w:r>
          <w:rPr>
            <w:rFonts w:hint="default"/>
            <w:lang w:eastAsia="zh-Hans"/>
          </w:rPr>
          <w:t>;</w:t>
        </w:r>
      </w:ins>
      <w:ins w:id="1148" w:author="刘利军" w:date="2022-01-12T14:30:20Z">
        <w:r>
          <w:rPr>
            <w:rFonts w:hint="eastAsia"/>
            <w:lang w:val="en-US" w:eastAsia="zh-Hans"/>
          </w:rPr>
          <w:t>如果</w:t>
        </w:r>
      </w:ins>
      <w:ins w:id="1149" w:author="刘利军" w:date="2022-01-12T14:30:21Z">
        <w:r>
          <w:rPr>
            <w:rFonts w:hint="eastAsia"/>
            <w:lang w:val="en-US" w:eastAsia="zh-Hans"/>
          </w:rPr>
          <w:t>使用</w:t>
        </w:r>
      </w:ins>
      <w:ins w:id="1150" w:author="刘利军" w:date="2022-01-12T14:30:22Z">
        <w:r>
          <w:rPr>
            <w:rFonts w:hint="default"/>
            <w:lang w:eastAsia="zh-Hans"/>
          </w:rPr>
          <w:t>T</w:t>
        </w:r>
      </w:ins>
      <w:ins w:id="1151" w:author="刘利军" w:date="2022-01-12T14:30:23Z">
        <w:r>
          <w:rPr>
            <w:rFonts w:hint="eastAsia"/>
            <w:lang w:val="en-US" w:eastAsia="zh-Hans"/>
          </w:rPr>
          <w:t>ype</w:t>
        </w:r>
      </w:ins>
      <w:ins w:id="1152" w:author="刘利军" w:date="2022-01-12T14:30:24Z">
        <w:r>
          <w:rPr>
            <w:rFonts w:hint="default"/>
            <w:lang w:eastAsia="zh-Hans"/>
          </w:rPr>
          <w:t>Sc</w:t>
        </w:r>
      </w:ins>
      <w:ins w:id="1153" w:author="刘利军" w:date="2022-01-12T14:30:26Z">
        <w:r>
          <w:rPr>
            <w:rFonts w:hint="default"/>
            <w:lang w:eastAsia="zh-Hans"/>
          </w:rPr>
          <w:t>ipt</w:t>
        </w:r>
      </w:ins>
      <w:ins w:id="1154" w:author="刘利军" w:date="2022-01-12T14:30:28Z">
        <w:r>
          <w:rPr>
            <w:rFonts w:hint="eastAsia"/>
            <w:lang w:eastAsia="zh-Hans"/>
          </w:rPr>
          <w:t>，</w:t>
        </w:r>
      </w:ins>
      <w:ins w:id="1155" w:author="刘利军" w:date="2022-01-12T14:30:29Z">
        <w:r>
          <w:rPr>
            <w:rFonts w:hint="eastAsia"/>
            <w:lang w:val="en-US" w:eastAsia="zh-Hans"/>
          </w:rPr>
          <w:t>则</w:t>
        </w:r>
      </w:ins>
      <w:ins w:id="1156" w:author="刘利军" w:date="2022-01-12T14:30:30Z">
        <w:r>
          <w:rPr>
            <w:rFonts w:hint="eastAsia"/>
            <w:lang w:val="en-US" w:eastAsia="zh-Hans"/>
          </w:rPr>
          <w:t>文件</w:t>
        </w:r>
      </w:ins>
      <w:ins w:id="1157" w:author="刘利军" w:date="2022-01-12T14:30:32Z">
        <w:r>
          <w:rPr>
            <w:rFonts w:hint="eastAsia"/>
            <w:lang w:val="en-US" w:eastAsia="zh-Hans"/>
          </w:rPr>
          <w:t>扩展名</w:t>
        </w:r>
      </w:ins>
      <w:ins w:id="1158" w:author="刘利军" w:date="2022-01-12T14:30:33Z">
        <w:r>
          <w:rPr>
            <w:rFonts w:hint="eastAsia"/>
            <w:lang w:val="en-US" w:eastAsia="zh-Hans"/>
          </w:rPr>
          <w:t>为</w:t>
        </w:r>
      </w:ins>
      <w:ins w:id="1159" w:author="刘利军" w:date="2022-01-12T14:30:36Z">
        <w:r>
          <w:rPr>
            <w:rFonts w:hint="default"/>
            <w:lang w:eastAsia="zh-Hans"/>
          </w:rPr>
          <w:t>.</w:t>
        </w:r>
      </w:ins>
      <w:ins w:id="1160" w:author="刘利军" w:date="2022-01-12T14:30:34Z">
        <w:r>
          <w:rPr>
            <w:rFonts w:hint="default"/>
            <w:lang w:eastAsia="zh-Hans"/>
          </w:rPr>
          <w:t>t</w:t>
        </w:r>
      </w:ins>
      <w:ins w:id="1161" w:author="刘利军" w:date="2022-01-12T14:30:35Z">
        <w:r>
          <w:rPr>
            <w:rFonts w:hint="default"/>
            <w:lang w:eastAsia="zh-Hans"/>
          </w:rPr>
          <w:t>sx</w:t>
        </w:r>
      </w:ins>
    </w:p>
    <w:p>
      <w:pPr>
        <w:pStyle w:val="33"/>
        <w:numPr>
          <w:ilvl w:val="0"/>
          <w:numId w:val="7"/>
          <w:ins w:id="1163" w:author="刘利军" w:date="2022-01-12T14:29:50Z"/>
        </w:numPr>
        <w:ind w:left="425" w:firstLine="0" w:firstLineChars="0"/>
        <w:rPr>
          <w:ins w:id="1164" w:author="刘利军" w:date="2022-01-12T14:30:48Z"/>
          <w:rFonts w:hint="eastAsia"/>
          <w:lang w:eastAsia="zh-Hans"/>
        </w:rPr>
        <w:pPrChange w:id="1162" w:author="刘利军" w:date="2022-01-12T14:29:50Z">
          <w:pPr>
            <w:pStyle w:val="33"/>
            <w:numPr>
              <w:ilvl w:val="0"/>
              <w:numId w:val="5"/>
            </w:numPr>
            <w:ind w:firstLineChars="0"/>
          </w:pPr>
        </w:pPrChange>
      </w:pPr>
      <w:ins w:id="1165" w:author="刘利军" w:date="2022-01-12T14:30:41Z">
        <w:r>
          <w:rPr>
            <w:rFonts w:hint="eastAsia"/>
            <w:lang w:val="en-US" w:eastAsia="zh-Hans"/>
          </w:rPr>
          <w:t>组件</w:t>
        </w:r>
      </w:ins>
      <w:ins w:id="1166" w:author="刘利军" w:date="2022-01-12T14:30:45Z">
        <w:r>
          <w:rPr>
            <w:rFonts w:hint="eastAsia"/>
            <w:lang w:val="en-US" w:eastAsia="zh-Hans"/>
          </w:rPr>
          <w:t>文件</w:t>
        </w:r>
      </w:ins>
      <w:ins w:id="1167" w:author="刘利军" w:date="2022-01-12T14:30:47Z">
        <w:r>
          <w:rPr>
            <w:rFonts w:hint="eastAsia"/>
            <w:lang w:val="en-US" w:eastAsia="zh-Hans"/>
          </w:rPr>
          <w:t>名</w:t>
        </w:r>
      </w:ins>
    </w:p>
    <w:p>
      <w:pPr>
        <w:pStyle w:val="33"/>
        <w:numPr>
          <w:ilvl w:val="1"/>
          <w:numId w:val="7"/>
          <w:ins w:id="1169" w:author="刘利军" w:date="2022-01-12T14:30:48Z"/>
        </w:numPr>
        <w:ind w:left="845" w:firstLine="0" w:firstLineChars="0"/>
        <w:rPr>
          <w:ins w:id="1170" w:author="刘利军" w:date="2022-01-12T14:31:18Z"/>
          <w:rFonts w:hint="eastAsia"/>
          <w:lang w:eastAsia="zh-Hans"/>
        </w:rPr>
        <w:pPrChange w:id="1168" w:author="刘利军" w:date="2022-01-12T14:30:48Z">
          <w:pPr>
            <w:pStyle w:val="33"/>
            <w:numPr>
              <w:ilvl w:val="0"/>
              <w:numId w:val="5"/>
            </w:numPr>
            <w:ind w:firstLineChars="0"/>
          </w:pPr>
        </w:pPrChange>
      </w:pPr>
      <w:ins w:id="1171" w:author="刘利军" w:date="2022-01-12T14:30:49Z">
        <w:r>
          <w:rPr>
            <w:rFonts w:hint="eastAsia"/>
            <w:lang w:val="en-US" w:eastAsia="zh-Hans"/>
          </w:rPr>
          <w:t>如果是</w:t>
        </w:r>
      </w:ins>
      <w:ins w:id="1172" w:author="刘利军" w:date="2022-01-12T14:30:50Z">
        <w:r>
          <w:rPr>
            <w:rFonts w:hint="eastAsia"/>
            <w:lang w:val="en-US" w:eastAsia="zh-Hans"/>
          </w:rPr>
          <w:t>组件</w:t>
        </w:r>
      </w:ins>
      <w:ins w:id="1173" w:author="刘利军" w:date="2022-01-12T14:30:52Z">
        <w:r>
          <w:rPr>
            <w:rFonts w:hint="eastAsia"/>
            <w:lang w:val="en-US" w:eastAsia="zh-Hans"/>
          </w:rPr>
          <w:t>文件，</w:t>
        </w:r>
      </w:ins>
      <w:ins w:id="1174" w:author="刘利军" w:date="2022-01-12T14:30:54Z">
        <w:r>
          <w:rPr>
            <w:rFonts w:hint="eastAsia"/>
            <w:lang w:val="en-US" w:eastAsia="zh-Hans"/>
          </w:rPr>
          <w:t>则</w:t>
        </w:r>
      </w:ins>
      <w:ins w:id="1175" w:author="刘利军" w:date="2022-01-12T14:30:55Z">
        <w:r>
          <w:rPr>
            <w:rFonts w:hint="eastAsia"/>
            <w:lang w:val="en-US" w:eastAsia="zh-Hans"/>
          </w:rPr>
          <w:t>使用</w:t>
        </w:r>
      </w:ins>
      <w:ins w:id="1176" w:author="刘利军" w:date="2022-01-12T14:30:57Z">
        <w:r>
          <w:rPr>
            <w:rFonts w:hint="default"/>
            <w:lang w:eastAsia="zh-Hans"/>
          </w:rPr>
          <w:t>P</w:t>
        </w:r>
      </w:ins>
      <w:ins w:id="1177" w:author="刘利军" w:date="2022-01-12T14:30:57Z">
        <w:r>
          <w:rPr>
            <w:rFonts w:hint="eastAsia"/>
            <w:lang w:val="en-US" w:eastAsia="zh-Hans"/>
          </w:rPr>
          <w:t>as</w:t>
        </w:r>
      </w:ins>
      <w:ins w:id="1178" w:author="刘利军" w:date="2022-01-12T14:30:59Z">
        <w:r>
          <w:rPr>
            <w:rFonts w:hint="default"/>
            <w:lang w:eastAsia="zh-Hans"/>
          </w:rPr>
          <w:t>calC</w:t>
        </w:r>
      </w:ins>
      <w:ins w:id="1179" w:author="刘利军" w:date="2022-01-12T14:31:00Z">
        <w:r>
          <w:rPr>
            <w:rFonts w:hint="default"/>
            <w:lang w:eastAsia="zh-Hans"/>
          </w:rPr>
          <w:t>ase</w:t>
        </w:r>
      </w:ins>
      <w:ins w:id="1180" w:author="刘利军" w:date="2022-01-12T14:31:08Z">
        <w:r>
          <w:rPr>
            <w:rFonts w:hint="default"/>
            <w:lang w:eastAsia="zh-Hans"/>
          </w:rPr>
          <w:t>,</w:t>
        </w:r>
      </w:ins>
      <w:ins w:id="1181" w:author="刘利军" w:date="2022-01-12T14:31:10Z">
        <w:r>
          <w:rPr>
            <w:rFonts w:hint="eastAsia"/>
            <w:lang w:val="en-US" w:eastAsia="zh-Hans"/>
          </w:rPr>
          <w:t>如</w:t>
        </w:r>
      </w:ins>
      <w:ins w:id="1182" w:author="刘利军" w:date="2022-01-12T14:31:12Z">
        <w:r>
          <w:rPr>
            <w:rFonts w:hint="default"/>
            <w:lang w:eastAsia="zh-Hans"/>
          </w:rPr>
          <w:t>M</w:t>
        </w:r>
      </w:ins>
      <w:ins w:id="1183" w:author="刘利军" w:date="2022-01-12T14:31:13Z">
        <w:r>
          <w:rPr>
            <w:rFonts w:hint="eastAsia"/>
            <w:lang w:val="en-US" w:eastAsia="zh-Hans"/>
          </w:rPr>
          <w:t>y</w:t>
        </w:r>
      </w:ins>
      <w:ins w:id="1184" w:author="刘利军" w:date="2022-01-12T14:31:13Z">
        <w:r>
          <w:rPr>
            <w:rFonts w:hint="default"/>
            <w:lang w:eastAsia="zh-Hans"/>
          </w:rPr>
          <w:t>C</w:t>
        </w:r>
      </w:ins>
      <w:ins w:id="1185" w:author="刘利军" w:date="2022-01-12T14:31:15Z">
        <w:r>
          <w:rPr>
            <w:rFonts w:hint="default"/>
            <w:lang w:eastAsia="zh-Hans"/>
          </w:rPr>
          <w:t>ompon</w:t>
        </w:r>
      </w:ins>
      <w:ins w:id="1186" w:author="刘利军" w:date="2022-01-12T14:31:16Z">
        <w:r>
          <w:rPr>
            <w:rFonts w:hint="default"/>
            <w:lang w:eastAsia="zh-Hans"/>
          </w:rPr>
          <w:t>ent</w:t>
        </w:r>
      </w:ins>
      <w:ins w:id="1187" w:author="刘利军" w:date="2022-01-12T14:31:18Z">
        <w:r>
          <w:rPr>
            <w:rFonts w:hint="default"/>
            <w:lang w:eastAsia="zh-Hans"/>
          </w:rPr>
          <w:t>.js</w:t>
        </w:r>
      </w:ins>
    </w:p>
    <w:p>
      <w:pPr>
        <w:pStyle w:val="33"/>
        <w:numPr>
          <w:ilvl w:val="1"/>
          <w:numId w:val="7"/>
          <w:ins w:id="1189" w:author="刘利军" w:date="2022-01-12T14:30:48Z"/>
        </w:numPr>
        <w:ind w:left="845" w:firstLine="0" w:firstLineChars="0"/>
        <w:rPr>
          <w:ins w:id="1190" w:author="刘利军" w:date="2022-01-12T14:31:59Z"/>
          <w:rFonts w:hint="eastAsia"/>
          <w:lang w:eastAsia="zh-Hans"/>
        </w:rPr>
        <w:pPrChange w:id="1188" w:author="刘利军" w:date="2022-01-12T14:30:48Z">
          <w:pPr>
            <w:pStyle w:val="33"/>
            <w:numPr>
              <w:ilvl w:val="0"/>
              <w:numId w:val="5"/>
            </w:numPr>
            <w:ind w:firstLineChars="0"/>
          </w:pPr>
        </w:pPrChange>
      </w:pPr>
      <w:ins w:id="1191" w:author="刘利军" w:date="2022-01-12T14:31:44Z">
        <w:r>
          <w:rPr>
            <w:rFonts w:hint="eastAsia"/>
            <w:lang w:val="en-US" w:eastAsia="zh-Hans"/>
          </w:rPr>
          <w:t>如果</w:t>
        </w:r>
      </w:ins>
      <w:ins w:id="1192" w:author="刘利军" w:date="2022-01-12T14:31:46Z">
        <w:r>
          <w:rPr>
            <w:rFonts w:hint="eastAsia"/>
            <w:lang w:val="en-US" w:eastAsia="zh-Hans"/>
          </w:rPr>
          <w:t>组件是</w:t>
        </w:r>
      </w:ins>
      <w:ins w:id="1193" w:author="刘利军" w:date="2022-01-12T14:31:47Z">
        <w:r>
          <w:rPr>
            <w:rFonts w:hint="eastAsia"/>
            <w:lang w:val="en-US" w:eastAsia="zh-Hans"/>
          </w:rPr>
          <w:t>一个目录，</w:t>
        </w:r>
      </w:ins>
      <w:ins w:id="1194" w:author="刘利军" w:date="2022-01-12T14:31:49Z">
        <w:r>
          <w:rPr>
            <w:rFonts w:hint="eastAsia"/>
            <w:lang w:val="en-US" w:eastAsia="zh-Hans"/>
          </w:rPr>
          <w:t>则</w:t>
        </w:r>
      </w:ins>
      <w:ins w:id="1195" w:author="刘利军" w:date="2022-01-12T14:31:50Z">
        <w:r>
          <w:rPr>
            <w:rFonts w:hint="eastAsia"/>
            <w:lang w:val="en-US" w:eastAsia="zh-Hans"/>
          </w:rPr>
          <w:t>组件</w:t>
        </w:r>
      </w:ins>
      <w:ins w:id="1196" w:author="刘利军" w:date="2022-01-12T14:31:51Z">
        <w:r>
          <w:rPr>
            <w:rFonts w:hint="eastAsia"/>
            <w:lang w:val="en-US" w:eastAsia="zh-Hans"/>
          </w:rPr>
          <w:t>入口</w:t>
        </w:r>
      </w:ins>
      <w:ins w:id="1197" w:author="刘利军" w:date="2022-01-12T14:31:52Z">
        <w:r>
          <w:rPr>
            <w:rFonts w:hint="eastAsia"/>
            <w:lang w:val="en-US" w:eastAsia="zh-Hans"/>
          </w:rPr>
          <w:t>命名</w:t>
        </w:r>
      </w:ins>
      <w:ins w:id="1198" w:author="刘利军" w:date="2022-01-12T14:31:52Z">
        <w:r>
          <w:rPr>
            <w:rFonts w:hint="default"/>
            <w:lang w:eastAsia="zh-Hans"/>
          </w:rPr>
          <w:t>in</w:t>
        </w:r>
      </w:ins>
      <w:ins w:id="1199" w:author="刘利军" w:date="2022-01-12T14:31:53Z">
        <w:r>
          <w:rPr>
            <w:rFonts w:hint="default"/>
            <w:lang w:eastAsia="zh-Hans"/>
          </w:rPr>
          <w:t>dex</w:t>
        </w:r>
      </w:ins>
      <w:ins w:id="1200" w:author="刘利军" w:date="2022-01-12T14:31:55Z">
        <w:r>
          <w:rPr>
            <w:rFonts w:hint="eastAsia"/>
            <w:lang w:eastAsia="zh-Hans"/>
          </w:rPr>
          <w:t>，</w:t>
        </w:r>
      </w:ins>
      <w:ins w:id="1201" w:author="刘利军" w:date="2022-01-12T14:31:55Z">
        <w:r>
          <w:rPr>
            <w:rFonts w:hint="eastAsia"/>
            <w:lang w:val="en-US" w:eastAsia="zh-Hans"/>
          </w:rPr>
          <w:t>如</w:t>
        </w:r>
      </w:ins>
      <w:ins w:id="1202" w:author="刘利军" w:date="2022-01-12T14:31:56Z">
        <w:r>
          <w:rPr>
            <w:rFonts w:hint="eastAsia"/>
            <w:lang w:val="en-US" w:eastAsia="zh-Hans"/>
          </w:rPr>
          <w:t>index</w:t>
        </w:r>
      </w:ins>
      <w:ins w:id="1203" w:author="刘利军" w:date="2022-01-12T14:31:56Z">
        <w:r>
          <w:rPr>
            <w:rFonts w:hint="default"/>
            <w:lang w:eastAsia="zh-Hans"/>
          </w:rPr>
          <w:t>.</w:t>
        </w:r>
      </w:ins>
      <w:ins w:id="1204" w:author="刘利军" w:date="2022-01-12T14:31:57Z">
        <w:r>
          <w:rPr>
            <w:rFonts w:hint="default"/>
            <w:lang w:eastAsia="zh-Hans"/>
          </w:rPr>
          <w:t>js</w:t>
        </w:r>
      </w:ins>
    </w:p>
    <w:p>
      <w:pPr>
        <w:pStyle w:val="33"/>
        <w:numPr>
          <w:ilvl w:val="0"/>
          <w:numId w:val="7"/>
          <w:ins w:id="1206" w:author="刘利军" w:date="2022-01-12T14:34:48Z"/>
        </w:numPr>
        <w:ind w:left="425" w:firstLine="0" w:firstLineChars="0"/>
        <w:rPr>
          <w:ins w:id="1207" w:author="刘利军" w:date="2022-01-12T14:34:48Z"/>
          <w:rFonts w:hint="eastAsia"/>
          <w:lang w:eastAsia="zh-Hans"/>
        </w:rPr>
        <w:pPrChange w:id="1205" w:author="刘利军" w:date="2022-01-12T14:34:48Z">
          <w:pPr>
            <w:pStyle w:val="33"/>
            <w:numPr>
              <w:ilvl w:val="0"/>
              <w:numId w:val="5"/>
            </w:numPr>
            <w:ind w:firstLineChars="0"/>
          </w:pPr>
        </w:pPrChange>
      </w:pPr>
      <w:ins w:id="1208" w:author="刘利军" w:date="2022-01-12T14:32:01Z">
        <w:r>
          <w:rPr>
            <w:rFonts w:hint="eastAsia"/>
            <w:lang w:val="en-US" w:eastAsia="zh-Hans"/>
          </w:rPr>
          <w:t>引用命名</w:t>
        </w:r>
      </w:ins>
    </w:p>
    <w:p>
      <w:pPr>
        <w:pStyle w:val="33"/>
        <w:numPr>
          <w:ilvl w:val="1"/>
          <w:numId w:val="7"/>
          <w:ins w:id="1210" w:author="刘利军" w:date="2022-01-12T14:34:49Z"/>
        </w:numPr>
        <w:ind w:left="845" w:firstLine="0" w:firstLineChars="0"/>
        <w:rPr>
          <w:ins w:id="1211" w:author="刘利军" w:date="2022-01-12T14:32:31Z"/>
          <w:rFonts w:hint="eastAsia"/>
          <w:lang w:eastAsia="zh-Hans"/>
        </w:rPr>
        <w:pPrChange w:id="1209" w:author="刘利军" w:date="2022-01-12T14:34:49Z">
          <w:pPr>
            <w:pStyle w:val="33"/>
            <w:numPr>
              <w:ilvl w:val="0"/>
              <w:numId w:val="5"/>
            </w:numPr>
            <w:ind w:firstLineChars="0"/>
          </w:pPr>
        </w:pPrChange>
      </w:pPr>
      <w:ins w:id="1212" w:author="刘利军" w:date="2022-01-12T14:32:06Z">
        <w:r>
          <w:rPr>
            <w:rFonts w:hint="default"/>
            <w:lang w:eastAsia="zh-Hans"/>
          </w:rPr>
          <w:t>R</w:t>
        </w:r>
      </w:ins>
      <w:ins w:id="1213" w:author="刘利军" w:date="2022-01-12T14:32:07Z">
        <w:r>
          <w:rPr>
            <w:rFonts w:hint="eastAsia"/>
            <w:lang w:val="en-US" w:eastAsia="zh-Hans"/>
          </w:rPr>
          <w:t>eact</w:t>
        </w:r>
      </w:ins>
      <w:ins w:id="1214" w:author="刘利军" w:date="2022-01-12T14:32:09Z">
        <w:r>
          <w:rPr>
            <w:rFonts w:hint="eastAsia"/>
            <w:lang w:val="en-US" w:eastAsia="zh-Hans"/>
          </w:rPr>
          <w:t>组件</w:t>
        </w:r>
      </w:ins>
      <w:ins w:id="1215" w:author="刘利军" w:date="2022-01-12T14:32:10Z">
        <w:r>
          <w:rPr>
            <w:rFonts w:hint="eastAsia"/>
            <w:lang w:val="en-US" w:eastAsia="zh-Hans"/>
          </w:rPr>
          <w:t>使用</w:t>
        </w:r>
      </w:ins>
      <w:ins w:id="1216" w:author="刘利军" w:date="2022-01-12T14:32:11Z">
        <w:r>
          <w:rPr>
            <w:rFonts w:hint="default"/>
            <w:lang w:eastAsia="zh-Hans"/>
          </w:rPr>
          <w:t>P</w:t>
        </w:r>
      </w:ins>
      <w:ins w:id="1217" w:author="刘利军" w:date="2022-01-12T14:32:12Z">
        <w:r>
          <w:rPr>
            <w:rFonts w:hint="eastAsia"/>
            <w:lang w:val="en-US" w:eastAsia="zh-Hans"/>
          </w:rPr>
          <w:t>a</w:t>
        </w:r>
      </w:ins>
      <w:ins w:id="1218" w:author="刘利军" w:date="2022-01-12T14:32:13Z">
        <w:r>
          <w:rPr>
            <w:rFonts w:hint="default"/>
            <w:lang w:eastAsia="zh-Hans"/>
          </w:rPr>
          <w:t>scal</w:t>
        </w:r>
      </w:ins>
      <w:ins w:id="1219" w:author="刘利军" w:date="2022-01-12T14:32:15Z">
        <w:r>
          <w:rPr>
            <w:rFonts w:hint="default"/>
            <w:lang w:eastAsia="zh-Hans"/>
          </w:rPr>
          <w:t>Case</w:t>
        </w:r>
      </w:ins>
      <w:ins w:id="1220" w:author="刘利军" w:date="2022-01-12T14:32:17Z">
        <w:r>
          <w:rPr>
            <w:rFonts w:hint="eastAsia"/>
            <w:lang w:eastAsia="zh-Hans"/>
          </w:rPr>
          <w:t>，</w:t>
        </w:r>
      </w:ins>
      <w:ins w:id="1221" w:author="刘利军" w:date="2022-01-12T14:32:18Z">
        <w:r>
          <w:rPr>
            <w:rFonts w:hint="eastAsia"/>
            <w:lang w:val="en-US" w:eastAsia="zh-Hans"/>
          </w:rPr>
          <w:t>组件</w:t>
        </w:r>
      </w:ins>
      <w:ins w:id="1222" w:author="刘利军" w:date="2022-01-12T14:32:19Z">
        <w:r>
          <w:rPr>
            <w:rFonts w:hint="eastAsia"/>
            <w:lang w:val="en-US" w:eastAsia="zh-Hans"/>
          </w:rPr>
          <w:t>实例</w:t>
        </w:r>
      </w:ins>
      <w:ins w:id="1223" w:author="刘利军" w:date="2022-01-12T14:32:20Z">
        <w:r>
          <w:rPr>
            <w:rFonts w:hint="eastAsia"/>
            <w:lang w:val="en-US" w:eastAsia="zh-Hans"/>
          </w:rPr>
          <w:t>使用</w:t>
        </w:r>
      </w:ins>
      <w:ins w:id="1224" w:author="刘利军" w:date="2022-01-12T14:32:21Z">
        <w:r>
          <w:rPr>
            <w:rFonts w:hint="default"/>
            <w:lang w:eastAsia="zh-Hans"/>
          </w:rPr>
          <w:t>C</w:t>
        </w:r>
      </w:ins>
      <w:ins w:id="1225" w:author="刘利军" w:date="2022-01-12T14:32:22Z">
        <w:r>
          <w:rPr>
            <w:rFonts w:hint="eastAsia"/>
            <w:lang w:val="en-US" w:eastAsia="zh-Hans"/>
          </w:rPr>
          <w:t>amel</w:t>
        </w:r>
      </w:ins>
      <w:ins w:id="1226" w:author="刘利军" w:date="2022-01-12T14:32:24Z">
        <w:r>
          <w:rPr>
            <w:rFonts w:hint="default"/>
            <w:lang w:eastAsia="zh-Hans"/>
          </w:rPr>
          <w:t>Cas</w:t>
        </w:r>
      </w:ins>
      <w:ins w:id="1227" w:author="刘利军" w:date="2022-01-12T14:32:25Z">
        <w:r>
          <w:rPr>
            <w:rFonts w:hint="default"/>
            <w:lang w:eastAsia="zh-Hans"/>
          </w:rPr>
          <w:t>e</w:t>
        </w:r>
      </w:ins>
    </w:p>
    <w:p>
      <w:pPr>
        <w:pStyle w:val="33"/>
        <w:numPr>
          <w:ilvl w:val="-1"/>
          <w:numId w:val="0"/>
        </w:numPr>
        <w:ind w:left="845" w:firstLine="0" w:firstLineChars="0"/>
        <w:rPr>
          <w:ins w:id="1229" w:author="刘利军" w:date="2022-01-12T14:32:53Z"/>
          <w:rFonts w:hint="eastAsia"/>
          <w:lang w:val="en-US" w:eastAsia="zh-Hans"/>
        </w:rPr>
        <w:pPrChange w:id="1228" w:author="刘利军" w:date="2022-01-12T14:32:33Z">
          <w:pPr>
            <w:pStyle w:val="33"/>
            <w:numPr>
              <w:ilvl w:val="0"/>
              <w:numId w:val="5"/>
            </w:numPr>
            <w:ind w:firstLineChars="0"/>
          </w:pPr>
        </w:pPrChange>
      </w:pPr>
      <w:ins w:id="1230" w:author="刘利军" w:date="2022-01-12T14:32:49Z">
        <w:r>
          <w:rPr>
            <w:rFonts w:hint="eastAsia"/>
            <w:lang w:val="en-US" w:eastAsia="zh-Hans"/>
          </w:rPr>
          <w:t>推荐</w:t>
        </w:r>
      </w:ins>
      <w:ins w:id="1231" w:author="刘利军" w:date="2022-01-12T14:32:52Z">
        <w:r>
          <w:rPr>
            <w:rFonts w:hint="eastAsia"/>
            <w:lang w:val="en-US" w:eastAsia="zh-Hans"/>
          </w:rPr>
          <w:t>：</w:t>
        </w:r>
      </w:ins>
    </w:p>
    <w:p>
      <w:pPr>
        <w:pStyle w:val="33"/>
        <w:numPr>
          <w:ilvl w:val="-1"/>
          <w:numId w:val="0"/>
        </w:numPr>
        <w:ind w:left="845" w:firstLine="0" w:firstLineChars="0"/>
        <w:rPr>
          <w:ins w:id="1233" w:author="刘利军" w:date="2022-01-12T14:33:44Z"/>
          <w:rFonts w:hint="default"/>
          <w:lang w:eastAsia="zh-Hans"/>
        </w:rPr>
        <w:pPrChange w:id="1232" w:author="刘利军" w:date="2022-01-12T14:32:33Z">
          <w:pPr>
            <w:pStyle w:val="33"/>
            <w:numPr>
              <w:ilvl w:val="0"/>
              <w:numId w:val="5"/>
            </w:numPr>
            <w:ind w:firstLineChars="0"/>
          </w:pPr>
        </w:pPrChange>
      </w:pPr>
      <w:ins w:id="1234" w:author="刘利军" w:date="2022-01-12T14:33:15Z">
        <w:r>
          <w:rPr>
            <w:rFonts w:hint="default"/>
            <w:lang w:eastAsia="zh-Hans"/>
          </w:rPr>
          <w:t>i</w:t>
        </w:r>
      </w:ins>
      <w:ins w:id="1235" w:author="刘利军" w:date="2022-01-12T14:32:56Z">
        <w:r>
          <w:rPr>
            <w:rFonts w:hint="eastAsia"/>
            <w:lang w:val="en-US" w:eastAsia="zh-Hans"/>
          </w:rPr>
          <w:t>mport</w:t>
        </w:r>
      </w:ins>
      <w:ins w:id="1236" w:author="刘利军" w:date="2022-01-12T14:32:58Z">
        <w:r>
          <w:rPr>
            <w:rFonts w:hint="default"/>
            <w:lang w:eastAsia="zh-Hans"/>
          </w:rPr>
          <w:t xml:space="preserve"> </w:t>
        </w:r>
      </w:ins>
      <w:ins w:id="1237" w:author="刘利军" w:date="2022-01-12T14:33:20Z">
        <w:r>
          <w:rPr>
            <w:rFonts w:hint="default"/>
            <w:lang w:eastAsia="zh-Hans"/>
          </w:rPr>
          <w:t>R</w:t>
        </w:r>
      </w:ins>
      <w:ins w:id="1238" w:author="刘利军" w:date="2022-01-12T14:33:21Z">
        <w:r>
          <w:rPr>
            <w:rFonts w:hint="eastAsia"/>
            <w:lang w:val="en-US" w:eastAsia="zh-Hans"/>
          </w:rPr>
          <w:t>e</w:t>
        </w:r>
      </w:ins>
      <w:ins w:id="1239" w:author="刘利军" w:date="2022-01-12T14:33:23Z">
        <w:r>
          <w:rPr>
            <w:rFonts w:hint="default"/>
            <w:lang w:eastAsia="zh-Hans"/>
          </w:rPr>
          <w:t>serv</w:t>
        </w:r>
      </w:ins>
      <w:ins w:id="1240" w:author="刘利军" w:date="2022-01-12T14:33:24Z">
        <w:r>
          <w:rPr>
            <w:rFonts w:hint="default"/>
            <w:lang w:eastAsia="zh-Hans"/>
          </w:rPr>
          <w:t>a</w:t>
        </w:r>
      </w:ins>
      <w:ins w:id="1241" w:author="刘利军" w:date="2022-01-12T14:33:25Z">
        <w:r>
          <w:rPr>
            <w:rFonts w:hint="default"/>
            <w:lang w:eastAsia="zh-Hans"/>
          </w:rPr>
          <w:t>tio</w:t>
        </w:r>
      </w:ins>
      <w:ins w:id="1242" w:author="刘利军" w:date="2022-01-12T14:33:26Z">
        <w:r>
          <w:rPr>
            <w:rFonts w:hint="default"/>
            <w:lang w:eastAsia="zh-Hans"/>
          </w:rPr>
          <w:t>nCar</w:t>
        </w:r>
      </w:ins>
      <w:ins w:id="1243" w:author="刘利军" w:date="2022-01-12T14:33:27Z">
        <w:r>
          <w:rPr>
            <w:rFonts w:hint="default"/>
            <w:lang w:eastAsia="zh-Hans"/>
          </w:rPr>
          <w:t>d</w:t>
        </w:r>
      </w:ins>
      <w:ins w:id="1244" w:author="刘利军" w:date="2022-01-12T14:33:28Z">
        <w:r>
          <w:rPr>
            <w:rFonts w:hint="default"/>
            <w:lang w:eastAsia="zh-Hans"/>
          </w:rPr>
          <w:t xml:space="preserve"> from </w:t>
        </w:r>
      </w:ins>
      <w:ins w:id="1245" w:author="刘利军" w:date="2022-01-12T14:33:30Z">
        <w:r>
          <w:rPr>
            <w:rFonts w:hint="default"/>
            <w:lang w:eastAsia="zh-Hans"/>
          </w:rPr>
          <w:t>‘</w:t>
        </w:r>
      </w:ins>
      <w:ins w:id="1246" w:author="刘利军" w:date="2022-01-12T14:33:31Z">
        <w:r>
          <w:rPr>
            <w:rFonts w:hint="default"/>
            <w:lang w:eastAsia="zh-Hans"/>
          </w:rPr>
          <w:t>./R</w:t>
        </w:r>
      </w:ins>
      <w:ins w:id="1247" w:author="刘利军" w:date="2022-01-12T14:33:32Z">
        <w:r>
          <w:rPr>
            <w:rFonts w:hint="default"/>
            <w:lang w:eastAsia="zh-Hans"/>
          </w:rPr>
          <w:t>eser</w:t>
        </w:r>
      </w:ins>
      <w:ins w:id="1248" w:author="刘利军" w:date="2022-01-12T14:33:33Z">
        <w:r>
          <w:rPr>
            <w:rFonts w:hint="default"/>
            <w:lang w:eastAsia="zh-Hans"/>
          </w:rPr>
          <w:t>va</w:t>
        </w:r>
      </w:ins>
      <w:ins w:id="1249" w:author="刘利军" w:date="2022-01-12T14:33:34Z">
        <w:r>
          <w:rPr>
            <w:rFonts w:hint="default"/>
            <w:lang w:eastAsia="zh-Hans"/>
          </w:rPr>
          <w:t>tionCa</w:t>
        </w:r>
      </w:ins>
      <w:ins w:id="1250" w:author="刘利军" w:date="2022-01-12T14:33:35Z">
        <w:r>
          <w:rPr>
            <w:rFonts w:hint="default"/>
            <w:lang w:eastAsia="zh-Hans"/>
          </w:rPr>
          <w:t>rd</w:t>
        </w:r>
      </w:ins>
      <w:ins w:id="1251" w:author="刘利军" w:date="2022-01-12T14:33:30Z">
        <w:r>
          <w:rPr>
            <w:rFonts w:hint="default"/>
            <w:lang w:eastAsia="zh-Hans"/>
          </w:rPr>
          <w:t>’</w:t>
        </w:r>
      </w:ins>
      <w:ins w:id="1252" w:author="刘利军" w:date="2022-01-12T14:33:44Z">
        <w:r>
          <w:rPr>
            <w:rFonts w:hint="default"/>
            <w:lang w:eastAsia="zh-Hans"/>
          </w:rPr>
          <w:t>;</w:t>
        </w:r>
      </w:ins>
    </w:p>
    <w:p>
      <w:pPr>
        <w:pStyle w:val="33"/>
        <w:numPr>
          <w:ilvl w:val="-1"/>
          <w:numId w:val="0"/>
        </w:numPr>
        <w:ind w:left="845" w:firstLine="0" w:firstLineChars="0"/>
        <w:rPr>
          <w:ins w:id="1254" w:author="刘利军" w:date="2022-01-12T14:34:06Z"/>
          <w:rFonts w:hint="default"/>
          <w:lang w:eastAsia="zh-Hans"/>
        </w:rPr>
        <w:pPrChange w:id="1253" w:author="刘利军" w:date="2022-01-12T14:32:33Z">
          <w:pPr>
            <w:pStyle w:val="33"/>
            <w:numPr>
              <w:ilvl w:val="0"/>
              <w:numId w:val="5"/>
            </w:numPr>
            <w:ind w:firstLineChars="0"/>
          </w:pPr>
        </w:pPrChange>
      </w:pPr>
      <w:ins w:id="1255" w:author="刘利军" w:date="2022-01-12T14:33:53Z">
        <w:r>
          <w:rPr>
            <w:rFonts w:hint="default"/>
            <w:lang w:eastAsia="zh-Hans"/>
          </w:rPr>
          <w:t>c</w:t>
        </w:r>
      </w:ins>
      <w:ins w:id="1256" w:author="刘利军" w:date="2022-01-12T14:33:47Z">
        <w:r>
          <w:rPr>
            <w:rFonts w:hint="default"/>
            <w:lang w:eastAsia="zh-Hans"/>
          </w:rPr>
          <w:t xml:space="preserve">onst </w:t>
        </w:r>
      </w:ins>
      <w:ins w:id="1257" w:author="刘利军" w:date="2022-01-12T14:34:18Z">
        <w:r>
          <w:rPr>
            <w:rFonts w:hint="default"/>
            <w:lang w:eastAsia="zh-Hans"/>
          </w:rPr>
          <w:t>r</w:t>
        </w:r>
      </w:ins>
      <w:ins w:id="1258" w:author="刘利军" w:date="2022-01-12T14:33:51Z">
        <w:r>
          <w:rPr>
            <w:rFonts w:hint="eastAsia"/>
            <w:lang w:val="en-US" w:eastAsia="zh-Hans"/>
          </w:rPr>
          <w:t>e</w:t>
        </w:r>
      </w:ins>
      <w:ins w:id="1259" w:author="刘利军" w:date="2022-01-12T14:33:51Z">
        <w:r>
          <w:rPr>
            <w:rFonts w:hint="default"/>
            <w:lang w:eastAsia="zh-Hans"/>
          </w:rPr>
          <w:t xml:space="preserve">servationCard </w:t>
        </w:r>
      </w:ins>
      <w:ins w:id="1260" w:author="刘利军" w:date="2022-01-12T14:33:58Z">
        <w:r>
          <w:rPr>
            <w:rFonts w:hint="default"/>
            <w:lang w:eastAsia="zh-Hans"/>
          </w:rPr>
          <w:t xml:space="preserve"> </w:t>
        </w:r>
      </w:ins>
      <w:ins w:id="1261" w:author="刘利军" w:date="2022-01-12T14:33:56Z">
        <w:r>
          <w:rPr>
            <w:rFonts w:hint="default"/>
            <w:lang w:eastAsia="zh-Hans"/>
          </w:rPr>
          <w:t>=</w:t>
        </w:r>
      </w:ins>
      <w:ins w:id="1262" w:author="刘利军" w:date="2022-01-12T14:33:57Z">
        <w:r>
          <w:rPr>
            <w:rFonts w:hint="default"/>
            <w:lang w:eastAsia="zh-Hans"/>
          </w:rPr>
          <w:t xml:space="preserve"> </w:t>
        </w:r>
      </w:ins>
      <w:ins w:id="1263" w:author="刘利军" w:date="2022-01-12T14:33:59Z">
        <w:r>
          <w:rPr>
            <w:rFonts w:hint="default"/>
            <w:lang w:eastAsia="zh-Hans"/>
          </w:rPr>
          <w:t xml:space="preserve"> </w:t>
        </w:r>
      </w:ins>
      <w:ins w:id="1264" w:author="刘利军" w:date="2022-01-12T14:34:00Z">
        <w:r>
          <w:rPr>
            <w:rFonts w:hint="default"/>
            <w:lang w:eastAsia="zh-Hans"/>
          </w:rPr>
          <w:t>&lt;</w:t>
        </w:r>
      </w:ins>
      <w:ins w:id="1265" w:author="刘利军" w:date="2022-01-12T14:34:00Z">
        <w:r>
          <w:rPr>
            <w:rFonts w:hint="default"/>
            <w:lang w:eastAsia="zh-Hans"/>
          </w:rPr>
          <w:t>R</w:t>
        </w:r>
      </w:ins>
      <w:ins w:id="1266" w:author="刘利军" w:date="2022-01-12T14:34:00Z">
        <w:r>
          <w:rPr>
            <w:rFonts w:hint="eastAsia"/>
            <w:lang w:val="en-US" w:eastAsia="zh-Hans"/>
          </w:rPr>
          <w:t>e</w:t>
        </w:r>
      </w:ins>
      <w:ins w:id="1267" w:author="刘利军" w:date="2022-01-12T14:34:00Z">
        <w:r>
          <w:rPr>
            <w:rFonts w:hint="default"/>
            <w:lang w:eastAsia="zh-Hans"/>
          </w:rPr>
          <w:t xml:space="preserve">servationCard </w:t>
        </w:r>
      </w:ins>
      <w:ins w:id="1268" w:author="刘利军" w:date="2022-01-12T14:34:00Z">
        <w:r>
          <w:rPr>
            <w:rFonts w:hint="default"/>
            <w:lang w:eastAsia="zh-Hans"/>
          </w:rPr>
          <w:t>/</w:t>
        </w:r>
      </w:ins>
      <w:ins w:id="1269" w:author="刘利军" w:date="2022-01-12T14:34:04Z">
        <w:r>
          <w:rPr>
            <w:rFonts w:hint="default"/>
            <w:lang w:eastAsia="zh-Hans"/>
          </w:rPr>
          <w:t>&gt;</w:t>
        </w:r>
      </w:ins>
    </w:p>
    <w:p>
      <w:pPr>
        <w:pStyle w:val="33"/>
        <w:numPr>
          <w:ilvl w:val="-1"/>
          <w:numId w:val="0"/>
        </w:numPr>
        <w:ind w:left="845" w:firstLine="0" w:firstLineChars="0"/>
        <w:rPr>
          <w:ins w:id="1271" w:author="刘利军" w:date="2022-01-12T14:34:12Z"/>
          <w:rFonts w:hint="eastAsia"/>
          <w:lang w:val="en-US" w:eastAsia="zh-Hans"/>
        </w:rPr>
        <w:pPrChange w:id="1270" w:author="刘利军" w:date="2022-01-12T14:32:33Z">
          <w:pPr>
            <w:pStyle w:val="33"/>
            <w:numPr>
              <w:ilvl w:val="0"/>
              <w:numId w:val="5"/>
            </w:numPr>
            <w:ind w:firstLineChars="0"/>
          </w:pPr>
        </w:pPrChange>
      </w:pPr>
      <w:ins w:id="1272" w:author="刘利军" w:date="2022-01-12T14:34:07Z">
        <w:r>
          <w:rPr>
            <w:rFonts w:hint="eastAsia"/>
            <w:lang w:val="en-US" w:eastAsia="zh-Hans"/>
          </w:rPr>
          <w:t>不推荐</w:t>
        </w:r>
      </w:ins>
      <w:ins w:id="1273" w:author="刘利军" w:date="2022-01-12T14:34:09Z">
        <w:r>
          <w:rPr>
            <w:rFonts w:hint="eastAsia"/>
            <w:lang w:val="en-US" w:eastAsia="zh-Hans"/>
          </w:rPr>
          <w:t>：</w:t>
        </w:r>
      </w:ins>
    </w:p>
    <w:p>
      <w:pPr>
        <w:pStyle w:val="33"/>
        <w:numPr>
          <w:ilvl w:val="-1"/>
          <w:numId w:val="0"/>
        </w:numPr>
        <w:ind w:left="845" w:firstLine="0" w:firstLineChars="0"/>
        <w:rPr>
          <w:ins w:id="1274" w:author="刘利军" w:date="2022-01-12T14:34:12Z"/>
          <w:rFonts w:hint="default"/>
          <w:lang w:eastAsia="zh-Hans"/>
        </w:rPr>
      </w:pPr>
      <w:ins w:id="1275" w:author="刘利军" w:date="2022-01-12T14:34:12Z">
        <w:r>
          <w:rPr>
            <w:rFonts w:hint="default"/>
            <w:lang w:eastAsia="zh-Hans"/>
          </w:rPr>
          <w:t>i</w:t>
        </w:r>
      </w:ins>
      <w:ins w:id="1276" w:author="刘利军" w:date="2022-01-12T14:34:12Z">
        <w:r>
          <w:rPr>
            <w:rFonts w:hint="eastAsia"/>
            <w:lang w:val="en-US" w:eastAsia="zh-Hans"/>
          </w:rPr>
          <w:t>mport</w:t>
        </w:r>
      </w:ins>
      <w:ins w:id="1277" w:author="刘利军" w:date="2022-01-12T14:34:12Z">
        <w:r>
          <w:rPr>
            <w:rFonts w:hint="default"/>
            <w:lang w:eastAsia="zh-Hans"/>
          </w:rPr>
          <w:t xml:space="preserve"> </w:t>
        </w:r>
      </w:ins>
      <w:ins w:id="1278" w:author="刘利军" w:date="2022-01-12T14:34:15Z">
        <w:r>
          <w:rPr>
            <w:rFonts w:hint="eastAsia"/>
            <w:lang w:val="en-US" w:eastAsia="zh-Hans"/>
          </w:rPr>
          <w:t>r</w:t>
        </w:r>
      </w:ins>
      <w:ins w:id="1279" w:author="刘利军" w:date="2022-01-12T14:34:12Z">
        <w:r>
          <w:rPr>
            <w:rFonts w:hint="eastAsia"/>
            <w:lang w:val="en-US" w:eastAsia="zh-Hans"/>
          </w:rPr>
          <w:t>e</w:t>
        </w:r>
      </w:ins>
      <w:ins w:id="1280" w:author="刘利军" w:date="2022-01-12T14:34:12Z">
        <w:r>
          <w:rPr>
            <w:rFonts w:hint="default"/>
            <w:lang w:eastAsia="zh-Hans"/>
          </w:rPr>
          <w:t>servationCard from ‘./ReservationCard’;</w:t>
        </w:r>
      </w:ins>
    </w:p>
    <w:p>
      <w:pPr>
        <w:pStyle w:val="33"/>
        <w:numPr>
          <w:ilvl w:val="-1"/>
          <w:numId w:val="0"/>
        </w:numPr>
        <w:ind w:left="845" w:firstLine="0" w:firstLineChars="0"/>
        <w:rPr>
          <w:ins w:id="1281" w:author="刘利军" w:date="2022-01-12T14:34:12Z"/>
          <w:rFonts w:hint="default"/>
          <w:lang w:eastAsia="zh-Hans"/>
        </w:rPr>
      </w:pPr>
      <w:ins w:id="1282" w:author="刘利军" w:date="2022-01-12T14:34:12Z">
        <w:r>
          <w:rPr>
            <w:rFonts w:hint="default"/>
            <w:lang w:eastAsia="zh-Hans"/>
          </w:rPr>
          <w:t>const R</w:t>
        </w:r>
      </w:ins>
      <w:ins w:id="1283" w:author="刘利军" w:date="2022-01-12T14:34:12Z">
        <w:r>
          <w:rPr>
            <w:rFonts w:hint="eastAsia"/>
            <w:lang w:val="en-US" w:eastAsia="zh-Hans"/>
          </w:rPr>
          <w:t>e</w:t>
        </w:r>
      </w:ins>
      <w:ins w:id="1284" w:author="刘利军" w:date="2022-01-12T14:34:12Z">
        <w:r>
          <w:rPr>
            <w:rFonts w:hint="default"/>
            <w:lang w:eastAsia="zh-Hans"/>
          </w:rPr>
          <w:t>servationCard  =  &lt;R</w:t>
        </w:r>
      </w:ins>
      <w:ins w:id="1285" w:author="刘利军" w:date="2022-01-12T14:34:12Z">
        <w:r>
          <w:rPr>
            <w:rFonts w:hint="eastAsia"/>
            <w:lang w:val="en-US" w:eastAsia="zh-Hans"/>
          </w:rPr>
          <w:t>e</w:t>
        </w:r>
      </w:ins>
      <w:ins w:id="1286" w:author="刘利军" w:date="2022-01-12T14:34:12Z">
        <w:r>
          <w:rPr>
            <w:rFonts w:hint="default"/>
            <w:lang w:eastAsia="zh-Hans"/>
          </w:rPr>
          <w:t>servationCard /&gt;</w:t>
        </w:r>
      </w:ins>
    </w:p>
    <w:p>
      <w:pPr>
        <w:pStyle w:val="33"/>
        <w:numPr>
          <w:ilvl w:val="0"/>
          <w:numId w:val="8"/>
          <w:ins w:id="1288" w:author="刘利军" w:date="2022-01-12T14:34:39Z"/>
        </w:numPr>
        <w:ind w:left="0" w:firstLine="420" w:firstLineChars="0"/>
        <w:rPr>
          <w:ins w:id="1289" w:author="刘利军" w:date="2022-01-12T14:34:39Z"/>
          <w:rFonts w:hint="eastAsia"/>
          <w:lang w:eastAsia="zh-Hans"/>
        </w:rPr>
        <w:pPrChange w:id="1287" w:author="刘利军" w:date="2022-01-12T14:34:39Z">
          <w:pPr>
            <w:pStyle w:val="33"/>
            <w:numPr>
              <w:ilvl w:val="0"/>
              <w:numId w:val="5"/>
            </w:numPr>
            <w:ind w:firstLineChars="0"/>
          </w:pPr>
        </w:pPrChange>
      </w:pPr>
      <w:ins w:id="1290" w:author="刘利军" w:date="2022-01-12T14:34:28Z">
        <w:r>
          <w:rPr>
            <w:rFonts w:hint="eastAsia"/>
            <w:lang w:val="en-US" w:eastAsia="zh-Hans"/>
          </w:rPr>
          <w:t>组件</w:t>
        </w:r>
      </w:ins>
      <w:ins w:id="1291" w:author="刘利军" w:date="2022-01-12T14:34:29Z">
        <w:r>
          <w:rPr>
            <w:rFonts w:hint="eastAsia"/>
            <w:lang w:val="en-US" w:eastAsia="zh-Hans"/>
          </w:rPr>
          <w:t>命名</w:t>
        </w:r>
      </w:ins>
    </w:p>
    <w:p>
      <w:pPr>
        <w:pStyle w:val="33"/>
        <w:numPr>
          <w:ilvl w:val="0"/>
          <w:numId w:val="9"/>
          <w:ins w:id="1293" w:author="刘利军" w:date="2022-01-12T14:36:20Z"/>
        </w:numPr>
        <w:ind w:left="420" w:firstLine="420" w:firstLineChars="0"/>
        <w:rPr>
          <w:ins w:id="1294" w:author="刘利军" w:date="2022-01-12T14:36:20Z"/>
          <w:rFonts w:hint="eastAsia"/>
          <w:lang w:val="en-US" w:eastAsia="zh-Hans"/>
        </w:rPr>
        <w:pPrChange w:id="1292" w:author="刘利军" w:date="2022-01-12T14:36:20Z">
          <w:pPr>
            <w:pStyle w:val="33"/>
            <w:numPr>
              <w:ilvl w:val="0"/>
              <w:numId w:val="5"/>
            </w:numPr>
            <w:ind w:firstLineChars="0"/>
          </w:pPr>
        </w:pPrChange>
      </w:pPr>
      <w:ins w:id="1295" w:author="刘利军" w:date="2022-01-12T14:35:07Z">
        <w:r>
          <w:rPr>
            <w:rFonts w:hint="default"/>
            <w:lang w:eastAsia="zh-Hans"/>
          </w:rPr>
          <w:t xml:space="preserve"> </w:t>
        </w:r>
      </w:ins>
      <w:ins w:id="1296" w:author="刘利军" w:date="2022-01-12T14:35:15Z">
        <w:r>
          <w:rPr>
            <w:rFonts w:hint="eastAsia"/>
            <w:lang w:val="en-US" w:eastAsia="zh-Hans"/>
          </w:rPr>
          <w:t>使用</w:t>
        </w:r>
      </w:ins>
      <w:ins w:id="1297" w:author="刘利军" w:date="2022-01-12T14:35:21Z">
        <w:r>
          <w:rPr>
            <w:rFonts w:hint="eastAsia"/>
            <w:lang w:val="en-US" w:eastAsia="zh-Hans"/>
          </w:rPr>
          <w:t>文件</w:t>
        </w:r>
      </w:ins>
      <w:ins w:id="1298" w:author="刘利军" w:date="2022-01-12T14:35:22Z">
        <w:r>
          <w:rPr>
            <w:rFonts w:hint="eastAsia"/>
            <w:lang w:val="en-US" w:eastAsia="zh-Hans"/>
          </w:rPr>
          <w:t>名</w:t>
        </w:r>
      </w:ins>
      <w:ins w:id="1299" w:author="刘利军" w:date="2022-01-12T14:35:23Z">
        <w:r>
          <w:rPr>
            <w:rFonts w:hint="eastAsia"/>
            <w:lang w:val="en-US" w:eastAsia="zh-Hans"/>
          </w:rPr>
          <w:t>为</w:t>
        </w:r>
      </w:ins>
      <w:ins w:id="1300" w:author="刘利军" w:date="2022-01-12T14:35:24Z">
        <w:r>
          <w:rPr>
            <w:rFonts w:hint="eastAsia"/>
            <w:lang w:val="en-US" w:eastAsia="zh-Hans"/>
          </w:rPr>
          <w:t>组件</w:t>
        </w:r>
      </w:ins>
      <w:ins w:id="1301" w:author="刘利军" w:date="2022-01-12T14:35:27Z">
        <w:r>
          <w:rPr>
            <w:rFonts w:hint="eastAsia"/>
            <w:lang w:val="en-US" w:eastAsia="zh-Hans"/>
          </w:rPr>
          <w:t>名字，</w:t>
        </w:r>
      </w:ins>
      <w:ins w:id="1302" w:author="刘利军" w:date="2022-01-12T14:35:31Z">
        <w:r>
          <w:rPr>
            <w:rFonts w:hint="eastAsia"/>
            <w:lang w:val="en-US" w:eastAsia="zh-Hans"/>
          </w:rPr>
          <w:t>例如：</w:t>
        </w:r>
      </w:ins>
      <w:ins w:id="1303" w:author="刘利军" w:date="2022-01-12T14:35:42Z">
        <w:r>
          <w:rPr>
            <w:rFonts w:hint="default"/>
            <w:lang w:eastAsia="zh-Hans"/>
          </w:rPr>
          <w:t>R</w:t>
        </w:r>
      </w:ins>
      <w:ins w:id="1304" w:author="刘利军" w:date="2022-01-12T14:35:37Z">
        <w:r>
          <w:rPr>
            <w:rFonts w:hint="eastAsia"/>
            <w:lang w:val="en-US" w:eastAsia="zh-Hans"/>
          </w:rPr>
          <w:t>e</w:t>
        </w:r>
      </w:ins>
      <w:ins w:id="1305" w:author="刘利军" w:date="2022-01-12T14:35:37Z">
        <w:r>
          <w:rPr>
            <w:rFonts w:hint="default"/>
            <w:lang w:eastAsia="zh-Hans"/>
          </w:rPr>
          <w:t xml:space="preserve">servationCard </w:t>
        </w:r>
      </w:ins>
      <w:ins w:id="1306" w:author="刘利军" w:date="2022-01-12T14:35:39Z">
        <w:r>
          <w:rPr>
            <w:rFonts w:hint="default"/>
            <w:lang w:eastAsia="zh-Hans"/>
          </w:rPr>
          <w:t>.js</w:t>
        </w:r>
      </w:ins>
      <w:ins w:id="1307" w:author="刘利军" w:date="2022-01-12T14:35:46Z">
        <w:r>
          <w:rPr>
            <w:rFonts w:hint="eastAsia"/>
            <w:lang w:val="en-US" w:eastAsia="zh-Hans"/>
          </w:rPr>
          <w:t>应高</w:t>
        </w:r>
      </w:ins>
      <w:ins w:id="1308" w:author="刘利军" w:date="2022-01-12T14:35:47Z">
        <w:r>
          <w:rPr>
            <w:rFonts w:hint="eastAsia"/>
            <w:lang w:val="en-US" w:eastAsia="zh-Hans"/>
          </w:rPr>
          <w:t>包含</w:t>
        </w:r>
      </w:ins>
      <w:ins w:id="1309" w:author="刘利军" w:date="2022-01-12T14:35:49Z">
        <w:r>
          <w:rPr>
            <w:rFonts w:hint="default"/>
            <w:lang w:eastAsia="zh-Hans"/>
          </w:rPr>
          <w:t>R</w:t>
        </w:r>
      </w:ins>
      <w:ins w:id="1310" w:author="刘利军" w:date="2022-01-12T14:35:48Z">
        <w:r>
          <w:rPr>
            <w:rFonts w:hint="eastAsia"/>
            <w:lang w:val="en-US" w:eastAsia="zh-Hans"/>
          </w:rPr>
          <w:t>e</w:t>
        </w:r>
      </w:ins>
      <w:ins w:id="1311" w:author="刘利军" w:date="2022-01-12T14:35:48Z">
        <w:r>
          <w:rPr>
            <w:rFonts w:hint="default"/>
            <w:lang w:eastAsia="zh-Hans"/>
          </w:rPr>
          <w:t xml:space="preserve">servationCard </w:t>
        </w:r>
      </w:ins>
      <w:ins w:id="1312" w:author="刘利军" w:date="2022-01-12T14:35:52Z">
        <w:r>
          <w:rPr>
            <w:rFonts w:hint="eastAsia"/>
            <w:lang w:val="en-US" w:eastAsia="zh-Hans"/>
          </w:rPr>
          <w:t>的</w:t>
        </w:r>
      </w:ins>
      <w:ins w:id="1313" w:author="刘利军" w:date="2022-01-12T14:35:53Z">
        <w:r>
          <w:rPr>
            <w:rFonts w:hint="eastAsia"/>
            <w:lang w:val="en-US" w:eastAsia="zh-Hans"/>
          </w:rPr>
          <w:t>引用</w:t>
        </w:r>
      </w:ins>
      <w:ins w:id="1314" w:author="刘利军" w:date="2022-01-12T14:35:55Z">
        <w:r>
          <w:rPr>
            <w:rFonts w:hint="eastAsia"/>
            <w:lang w:val="en-US" w:eastAsia="zh-Hans"/>
          </w:rPr>
          <w:t>，</w:t>
        </w:r>
      </w:ins>
      <w:ins w:id="1315" w:author="刘利军" w:date="2022-01-12T14:35:56Z">
        <w:r>
          <w:rPr>
            <w:rFonts w:hint="eastAsia"/>
            <w:lang w:val="en-US" w:eastAsia="zh-Hans"/>
          </w:rPr>
          <w:t>然而</w:t>
        </w:r>
      </w:ins>
      <w:ins w:id="1316" w:author="刘利军" w:date="2022-01-12T14:35:58Z">
        <w:r>
          <w:rPr>
            <w:rFonts w:hint="eastAsia"/>
            <w:lang w:val="en-US" w:eastAsia="zh-Hans"/>
          </w:rPr>
          <w:t>对于</w:t>
        </w:r>
      </w:ins>
      <w:ins w:id="1317" w:author="刘利军" w:date="2022-01-12T14:36:00Z">
        <w:r>
          <w:rPr>
            <w:rFonts w:hint="eastAsia"/>
            <w:lang w:val="en-US" w:eastAsia="zh-Hans"/>
          </w:rPr>
          <w:t>文件夹</w:t>
        </w:r>
      </w:ins>
      <w:ins w:id="1318" w:author="刘利军" w:date="2022-01-12T14:36:01Z">
        <w:r>
          <w:rPr>
            <w:rFonts w:hint="eastAsia"/>
            <w:lang w:val="en-US" w:eastAsia="zh-Hans"/>
          </w:rPr>
          <w:t>的</w:t>
        </w:r>
      </w:ins>
      <w:ins w:id="1319" w:author="刘利军" w:date="2022-01-12T14:36:03Z">
        <w:r>
          <w:rPr>
            <w:rFonts w:hint="eastAsia"/>
            <w:lang w:val="en-US" w:eastAsia="zh-Hans"/>
          </w:rPr>
          <w:t>根组件，</w:t>
        </w:r>
      </w:ins>
      <w:ins w:id="1320" w:author="刘利军" w:date="2022-01-12T14:36:04Z">
        <w:r>
          <w:rPr>
            <w:rFonts w:hint="eastAsia"/>
            <w:lang w:val="en-US" w:eastAsia="zh-Hans"/>
          </w:rPr>
          <w:t>使用</w:t>
        </w:r>
      </w:ins>
      <w:ins w:id="1321" w:author="刘利军" w:date="2022-01-12T14:36:06Z">
        <w:r>
          <w:rPr>
            <w:rFonts w:hint="default"/>
            <w:lang w:eastAsia="zh-Hans"/>
          </w:rPr>
          <w:t>index</w:t>
        </w:r>
      </w:ins>
      <w:ins w:id="1322" w:author="刘利军" w:date="2022-01-12T14:36:07Z">
        <w:r>
          <w:rPr>
            <w:rFonts w:hint="default"/>
            <w:lang w:eastAsia="zh-Hans"/>
          </w:rPr>
          <w:t>.js</w:t>
        </w:r>
      </w:ins>
      <w:ins w:id="1323" w:author="刘利军" w:date="2022-01-12T14:36:09Z">
        <w:r>
          <w:rPr>
            <w:rFonts w:hint="default"/>
            <w:lang w:eastAsia="zh-Hans"/>
          </w:rPr>
          <w:t xml:space="preserve"> </w:t>
        </w:r>
      </w:ins>
      <w:ins w:id="1324" w:author="刘利军" w:date="2022-01-12T14:36:09Z">
        <w:r>
          <w:rPr>
            <w:rFonts w:hint="eastAsia"/>
            <w:lang w:val="en-US" w:eastAsia="zh-Hans"/>
          </w:rPr>
          <w:t>作为</w:t>
        </w:r>
      </w:ins>
      <w:ins w:id="1325" w:author="刘利军" w:date="2022-01-12T14:36:10Z">
        <w:r>
          <w:rPr>
            <w:rFonts w:hint="eastAsia"/>
            <w:lang w:val="en-US" w:eastAsia="zh-Hans"/>
          </w:rPr>
          <w:t>文件</w:t>
        </w:r>
      </w:ins>
      <w:ins w:id="1326" w:author="刘利军" w:date="2022-01-12T14:36:11Z">
        <w:r>
          <w:rPr>
            <w:rFonts w:hint="eastAsia"/>
            <w:lang w:val="en-US" w:eastAsia="zh-Hans"/>
          </w:rPr>
          <w:t>名</w:t>
        </w:r>
      </w:ins>
      <w:ins w:id="1327" w:author="刘利军" w:date="2022-01-12T14:36:12Z">
        <w:r>
          <w:rPr>
            <w:rFonts w:hint="eastAsia"/>
            <w:lang w:val="en-US" w:eastAsia="zh-Hans"/>
          </w:rPr>
          <w:t>，</w:t>
        </w:r>
      </w:ins>
      <w:ins w:id="1328" w:author="刘利军" w:date="2022-01-12T14:36:13Z">
        <w:r>
          <w:rPr>
            <w:rFonts w:hint="eastAsia"/>
            <w:lang w:val="en-US" w:eastAsia="zh-Hans"/>
          </w:rPr>
          <w:t>使用</w:t>
        </w:r>
      </w:ins>
      <w:ins w:id="1329" w:author="刘利军" w:date="2022-01-12T14:36:14Z">
        <w:r>
          <w:rPr>
            <w:rFonts w:hint="eastAsia"/>
            <w:lang w:val="en-US" w:eastAsia="zh-Hans"/>
          </w:rPr>
          <w:t>文件</w:t>
        </w:r>
      </w:ins>
      <w:ins w:id="1330" w:author="刘利军" w:date="2022-01-12T14:36:15Z">
        <w:r>
          <w:rPr>
            <w:rFonts w:hint="eastAsia"/>
            <w:lang w:val="en-US" w:eastAsia="zh-Hans"/>
          </w:rPr>
          <w:t>的</w:t>
        </w:r>
      </w:ins>
      <w:ins w:id="1331" w:author="刘利军" w:date="2022-01-12T14:36:16Z">
        <w:r>
          <w:rPr>
            <w:rFonts w:hint="eastAsia"/>
            <w:lang w:val="en-US" w:eastAsia="zh-Hans"/>
          </w:rPr>
          <w:t>名字</w:t>
        </w:r>
      </w:ins>
      <w:ins w:id="1332" w:author="刘利军" w:date="2022-01-12T14:36:17Z">
        <w:r>
          <w:rPr>
            <w:rFonts w:hint="eastAsia"/>
            <w:lang w:val="en-US" w:eastAsia="zh-Hans"/>
          </w:rPr>
          <w:t>作为</w:t>
        </w:r>
      </w:ins>
      <w:ins w:id="1333" w:author="刘利军" w:date="2022-01-12T14:36:19Z">
        <w:r>
          <w:rPr>
            <w:rFonts w:hint="eastAsia"/>
            <w:lang w:val="en-US" w:eastAsia="zh-Hans"/>
          </w:rPr>
          <w:t>组件的</w:t>
        </w:r>
      </w:ins>
      <w:ins w:id="1334" w:author="刘利军" w:date="2022-01-12T14:36:20Z">
        <w:r>
          <w:rPr>
            <w:rFonts w:hint="eastAsia"/>
            <w:lang w:val="en-US" w:eastAsia="zh-Hans"/>
          </w:rPr>
          <w:t>名字</w:t>
        </w:r>
      </w:ins>
    </w:p>
    <w:p>
      <w:pPr>
        <w:pStyle w:val="33"/>
        <w:numPr>
          <w:ilvl w:val="-1"/>
          <w:numId w:val="0"/>
        </w:numPr>
        <w:ind w:left="840" w:firstLine="0" w:firstLineChars="0"/>
        <w:rPr>
          <w:ins w:id="1336" w:author="刘利军" w:date="2022-01-12T14:36:37Z"/>
          <w:rFonts w:hint="eastAsia"/>
          <w:lang w:val="en-US" w:eastAsia="zh-Hans"/>
        </w:rPr>
        <w:pPrChange w:id="1335" w:author="刘利军" w:date="2022-01-12T14:36:23Z">
          <w:pPr>
            <w:pStyle w:val="33"/>
            <w:numPr>
              <w:ilvl w:val="0"/>
              <w:numId w:val="5"/>
            </w:numPr>
            <w:ind w:firstLineChars="0"/>
          </w:pPr>
        </w:pPrChange>
      </w:pPr>
      <w:ins w:id="1337" w:author="刘利军" w:date="2022-01-12T14:36:25Z">
        <w:r>
          <w:rPr>
            <w:rFonts w:hint="eastAsia"/>
            <w:lang w:val="en-US" w:eastAsia="zh-Hans"/>
          </w:rPr>
          <w:t>推荐：</w:t>
        </w:r>
      </w:ins>
    </w:p>
    <w:p>
      <w:pPr>
        <w:pStyle w:val="33"/>
        <w:numPr>
          <w:ilvl w:val="-1"/>
          <w:numId w:val="0"/>
        </w:numPr>
        <w:ind w:left="840" w:firstLine="0" w:firstLineChars="0"/>
        <w:rPr>
          <w:ins w:id="1339" w:author="刘利军" w:date="2022-01-12T14:36:49Z"/>
          <w:rFonts w:hint="default"/>
          <w:lang w:eastAsia="zh-Hans"/>
        </w:rPr>
        <w:pPrChange w:id="1338" w:author="刘利军" w:date="2022-01-12T14:36:23Z">
          <w:pPr>
            <w:pStyle w:val="33"/>
            <w:numPr>
              <w:ilvl w:val="0"/>
              <w:numId w:val="5"/>
            </w:numPr>
            <w:ind w:firstLineChars="0"/>
          </w:pPr>
        </w:pPrChange>
      </w:pPr>
      <w:ins w:id="1340" w:author="刘利军" w:date="2022-01-12T14:36:55Z">
        <w:r>
          <w:rPr>
            <w:rFonts w:hint="eastAsia"/>
            <w:lang w:val="en-US" w:eastAsia="zh-Hans"/>
          </w:rPr>
          <w:t>i</w:t>
        </w:r>
      </w:ins>
      <w:ins w:id="1341" w:author="刘利军" w:date="2022-01-12T14:36:39Z">
        <w:r>
          <w:rPr>
            <w:rFonts w:hint="eastAsia"/>
            <w:lang w:val="en-US" w:eastAsia="zh-Hans"/>
          </w:rPr>
          <w:t>mpor</w:t>
        </w:r>
      </w:ins>
      <w:ins w:id="1342" w:author="刘利军" w:date="2022-01-12T14:36:40Z">
        <w:r>
          <w:rPr>
            <w:rFonts w:hint="default"/>
            <w:lang w:eastAsia="zh-Hans"/>
          </w:rPr>
          <w:t>t</w:t>
        </w:r>
      </w:ins>
      <w:ins w:id="1343" w:author="刘利军" w:date="2022-01-12T14:36:42Z">
        <w:r>
          <w:rPr>
            <w:rFonts w:hint="default"/>
            <w:lang w:eastAsia="zh-Hans"/>
          </w:rPr>
          <w:t xml:space="preserve"> Footer</w:t>
        </w:r>
      </w:ins>
      <w:ins w:id="1344" w:author="刘利军" w:date="2022-01-12T14:36:43Z">
        <w:r>
          <w:rPr>
            <w:rFonts w:hint="default"/>
            <w:lang w:eastAsia="zh-Hans"/>
          </w:rPr>
          <w:t xml:space="preserve"> from </w:t>
        </w:r>
      </w:ins>
      <w:ins w:id="1345" w:author="刘利军" w:date="2022-01-12T14:36:44Z">
        <w:r>
          <w:rPr>
            <w:rFonts w:hint="default"/>
            <w:lang w:eastAsia="zh-Hans"/>
          </w:rPr>
          <w:t>‘</w:t>
        </w:r>
      </w:ins>
      <w:ins w:id="1346" w:author="刘利军" w:date="2022-01-12T14:36:45Z">
        <w:r>
          <w:rPr>
            <w:rFonts w:hint="default"/>
            <w:lang w:eastAsia="zh-Hans"/>
          </w:rPr>
          <w:t>./</w:t>
        </w:r>
      </w:ins>
      <w:ins w:id="1347" w:author="刘利军" w:date="2022-01-12T14:36:47Z">
        <w:r>
          <w:rPr>
            <w:rFonts w:hint="default"/>
            <w:lang w:eastAsia="zh-Hans"/>
          </w:rPr>
          <w:t>Foot</w:t>
        </w:r>
      </w:ins>
      <w:ins w:id="1348" w:author="刘利军" w:date="2022-01-12T14:36:48Z">
        <w:r>
          <w:rPr>
            <w:rFonts w:hint="default"/>
            <w:lang w:eastAsia="zh-Hans"/>
          </w:rPr>
          <w:t>er’</w:t>
        </w:r>
      </w:ins>
    </w:p>
    <w:p>
      <w:pPr>
        <w:pStyle w:val="33"/>
        <w:numPr>
          <w:ilvl w:val="-1"/>
          <w:numId w:val="0"/>
        </w:numPr>
        <w:ind w:left="840" w:firstLine="0" w:firstLineChars="0"/>
        <w:rPr>
          <w:ins w:id="1350" w:author="刘利军" w:date="2022-01-12T14:36:56Z"/>
          <w:rFonts w:hint="eastAsia"/>
          <w:lang w:val="en-US" w:eastAsia="zh-Hans"/>
        </w:rPr>
        <w:pPrChange w:id="1349" w:author="刘利军" w:date="2022-01-12T14:36:23Z">
          <w:pPr>
            <w:pStyle w:val="33"/>
            <w:numPr>
              <w:ilvl w:val="0"/>
              <w:numId w:val="5"/>
            </w:numPr>
            <w:ind w:firstLineChars="0"/>
          </w:pPr>
        </w:pPrChange>
      </w:pPr>
      <w:ins w:id="1351" w:author="刘利军" w:date="2022-01-12T14:36:51Z">
        <w:r>
          <w:rPr>
            <w:rFonts w:hint="eastAsia"/>
            <w:lang w:val="en-US" w:eastAsia="zh-Hans"/>
          </w:rPr>
          <w:t>不推荐</w:t>
        </w:r>
      </w:ins>
      <w:ins w:id="1352" w:author="刘利军" w:date="2022-01-12T14:36:56Z">
        <w:r>
          <w:rPr>
            <w:rFonts w:hint="eastAsia"/>
            <w:lang w:val="en-US" w:eastAsia="zh-Hans"/>
          </w:rPr>
          <w:t>：</w:t>
        </w:r>
      </w:ins>
    </w:p>
    <w:p>
      <w:pPr>
        <w:pStyle w:val="33"/>
        <w:numPr>
          <w:ilvl w:val="-1"/>
          <w:numId w:val="0"/>
        </w:numPr>
        <w:ind w:left="840" w:firstLine="0" w:firstLineChars="0"/>
        <w:rPr>
          <w:ins w:id="1354" w:author="刘利军" w:date="2022-01-12T14:37:16Z"/>
          <w:rFonts w:hint="default"/>
          <w:lang w:eastAsia="zh-Hans"/>
        </w:rPr>
        <w:pPrChange w:id="1353" w:author="刘利军" w:date="2022-01-12T14:36:23Z">
          <w:pPr>
            <w:pStyle w:val="33"/>
            <w:numPr>
              <w:ilvl w:val="0"/>
              <w:numId w:val="5"/>
            </w:numPr>
            <w:ind w:firstLineChars="0"/>
          </w:pPr>
        </w:pPrChange>
      </w:pPr>
      <w:ins w:id="1355" w:author="刘利军" w:date="2022-01-12T14:37:00Z">
        <w:r>
          <w:rPr>
            <w:rFonts w:hint="default"/>
            <w:lang w:eastAsia="zh-Hans"/>
          </w:rPr>
          <w:t>i</w:t>
        </w:r>
      </w:ins>
      <w:ins w:id="1356" w:author="刘利军" w:date="2022-01-12T14:36:57Z">
        <w:r>
          <w:rPr>
            <w:rFonts w:hint="default"/>
            <w:lang w:eastAsia="zh-Hans"/>
          </w:rPr>
          <w:t>mport</w:t>
        </w:r>
      </w:ins>
      <w:ins w:id="1357" w:author="刘利军" w:date="2022-01-12T14:36:58Z">
        <w:r>
          <w:rPr>
            <w:rFonts w:hint="default"/>
            <w:lang w:eastAsia="zh-Hans"/>
          </w:rPr>
          <w:t xml:space="preserve"> </w:t>
        </w:r>
      </w:ins>
      <w:ins w:id="1358" w:author="刘利军" w:date="2022-01-12T14:37:02Z">
        <w:r>
          <w:rPr>
            <w:rFonts w:hint="default"/>
            <w:lang w:eastAsia="zh-Hans"/>
          </w:rPr>
          <w:t>Foot</w:t>
        </w:r>
      </w:ins>
      <w:ins w:id="1359" w:author="刘利军" w:date="2022-01-12T14:37:03Z">
        <w:r>
          <w:rPr>
            <w:rFonts w:hint="default"/>
            <w:lang w:eastAsia="zh-Hans"/>
          </w:rPr>
          <w:t>er fr</w:t>
        </w:r>
      </w:ins>
      <w:ins w:id="1360" w:author="刘利军" w:date="2022-01-12T14:37:04Z">
        <w:r>
          <w:rPr>
            <w:rFonts w:hint="default"/>
            <w:lang w:eastAsia="zh-Hans"/>
          </w:rPr>
          <w:t>om ‘.</w:t>
        </w:r>
      </w:ins>
      <w:ins w:id="1361" w:author="刘利军" w:date="2022-01-12T14:37:05Z">
        <w:r>
          <w:rPr>
            <w:rFonts w:hint="default"/>
            <w:lang w:eastAsia="zh-Hans"/>
          </w:rPr>
          <w:t>/F</w:t>
        </w:r>
      </w:ins>
      <w:ins w:id="1362" w:author="刘利军" w:date="2022-01-12T14:37:06Z">
        <w:r>
          <w:rPr>
            <w:rFonts w:hint="default"/>
            <w:lang w:eastAsia="zh-Hans"/>
          </w:rPr>
          <w:t>ooter/</w:t>
        </w:r>
      </w:ins>
      <w:ins w:id="1363" w:author="刘利军" w:date="2022-01-12T14:37:07Z">
        <w:r>
          <w:rPr>
            <w:rFonts w:hint="default"/>
            <w:lang w:eastAsia="zh-Hans"/>
          </w:rPr>
          <w:t>index’</w:t>
        </w:r>
      </w:ins>
    </w:p>
    <w:p>
      <w:pPr>
        <w:pStyle w:val="33"/>
        <w:numPr>
          <w:ilvl w:val="-1"/>
          <w:numId w:val="0"/>
        </w:numPr>
        <w:ind w:left="840" w:firstLine="0" w:firstLineChars="0"/>
        <w:rPr>
          <w:rFonts w:hint="eastAsia"/>
          <w:lang w:eastAsia="zh-Hans"/>
        </w:rPr>
        <w:pPrChange w:id="1364" w:author="刘利军" w:date="2022-01-12T14:37:44Z">
          <w:pPr>
            <w:pStyle w:val="33"/>
            <w:numPr>
              <w:ilvl w:val="0"/>
              <w:numId w:val="5"/>
            </w:numPr>
            <w:ind w:firstLineChars="0"/>
          </w:pPr>
        </w:pPrChange>
      </w:pPr>
      <w:ins w:id="1365" w:author="刘利军" w:date="2022-01-12T14:37:16Z">
        <w:r>
          <w:rPr>
            <w:rFonts w:hint="default"/>
            <w:lang w:eastAsia="zh-Hans"/>
          </w:rPr>
          <w:t>import Footer from ‘./Footer/</w:t>
        </w:r>
      </w:ins>
      <w:ins w:id="1366" w:author="刘利军" w:date="2022-01-12T14:37:18Z">
        <w:r>
          <w:rPr>
            <w:rFonts w:hint="default"/>
            <w:lang w:eastAsia="zh-Hans"/>
          </w:rPr>
          <w:t>Footer</w:t>
        </w:r>
      </w:ins>
    </w:p>
    <w:p>
      <w:pPr>
        <w:pStyle w:val="4"/>
      </w:pPr>
      <w:bookmarkStart w:id="24" w:name="_Toc92372390"/>
      <w:r>
        <w:rPr>
          <w:rFonts w:hint="eastAsia"/>
        </w:rPr>
        <w:t>Java</w:t>
      </w:r>
      <w:r>
        <w:t>Script</w:t>
      </w:r>
      <w:bookmarkEnd w:id="24"/>
      <w:ins w:id="1367" w:author="ArlongWeng" w:date="2022-01-11T14:14:00Z">
        <w:r>
          <w:rPr>
            <w:rFonts w:hint="eastAsia" w:ascii="宋体" w:hAnsi="宋体" w:cs="宋体"/>
            <w:sz w:val="22"/>
            <w:szCs w:val="15"/>
          </w:rPr>
          <w:t>(是否有什么工具进行统一格式化以保持代码风格一致性，增加可阅读性)</w:t>
        </w:r>
      </w:ins>
    </w:p>
    <w:p>
      <w:pPr>
        <w:pStyle w:val="33"/>
        <w:numPr>
          <w:ilvl w:val="0"/>
          <w:numId w:val="10"/>
        </w:numPr>
        <w:ind w:firstLineChars="0"/>
      </w:pPr>
      <w:r>
        <w:rPr>
          <w:rFonts w:hint="eastAsia"/>
        </w:rPr>
        <w:t>命名</w:t>
      </w:r>
    </w:p>
    <w:p>
      <w:pPr>
        <w:pStyle w:val="33"/>
        <w:numPr>
          <w:ilvl w:val="1"/>
          <w:numId w:val="10"/>
        </w:numPr>
        <w:ind w:firstLineChars="0"/>
      </w:pPr>
      <w:r>
        <w:rPr>
          <w:rFonts w:hint="eastAsia"/>
        </w:rPr>
        <w:t>采用小驼峰命名</w:t>
      </w:r>
      <w:r>
        <w:rPr>
          <w:rFonts w:hint="eastAsia"/>
          <w:lang w:eastAsia="zh-Hans"/>
        </w:rPr>
        <w:t>lower</w:t>
      </w:r>
      <w:r>
        <w:rPr>
          <w:lang w:eastAsia="zh-Hans"/>
        </w:rPr>
        <w:t>C</w:t>
      </w:r>
      <w:r>
        <w:rPr>
          <w:rFonts w:hint="eastAsia"/>
          <w:lang w:eastAsia="zh-Hans"/>
        </w:rPr>
        <w:t>a</w:t>
      </w:r>
      <w:r>
        <w:rPr>
          <w:lang w:eastAsia="zh-Hans"/>
        </w:rPr>
        <w:t>melCa</w:t>
      </w:r>
      <w:r>
        <w:rPr>
          <w:rFonts w:hint="eastAsia"/>
          <w:lang w:eastAsia="zh-Hans"/>
        </w:rPr>
        <w:t>se，代码中均不能以下划线开始命名也不能以下划线或美元符号结束。</w:t>
      </w:r>
    </w:p>
    <w:p>
      <w:pPr>
        <w:numPr>
          <w:ilvl w:val="1"/>
          <w:numId w:val="10"/>
        </w:numPr>
      </w:pPr>
      <w:r>
        <w:rPr>
          <w:rFonts w:hint="eastAsia"/>
          <w:lang w:eastAsia="zh-Hans"/>
        </w:rPr>
        <w:t>方法名、参数名、成员变量、局部变量统一使用</w:t>
      </w:r>
      <w:r>
        <w:rPr>
          <w:lang w:eastAsia="zh-Hans"/>
        </w:rPr>
        <w:t>lowerCamelCase</w:t>
      </w:r>
      <w:r>
        <w:rPr>
          <w:rFonts w:hint="eastAsia"/>
          <w:lang w:eastAsia="zh-Hans"/>
        </w:rPr>
        <w:t>风格，必须遵从驼峰形式，其中方法命名必须是动词或动词+名词形式</w:t>
      </w:r>
    </w:p>
    <w:p>
      <w:pPr>
        <w:pStyle w:val="33"/>
        <w:ind w:left="425" w:firstLine="1050" w:firstLineChars="500"/>
        <w:rPr>
          <w:lang w:eastAsia="zh-Hans"/>
        </w:rPr>
      </w:pPr>
      <w:r>
        <w:rPr>
          <w:rFonts w:hint="eastAsia"/>
          <w:lang w:eastAsia="zh-Hans"/>
        </w:rPr>
        <w:t>正例：</w:t>
      </w:r>
      <w:r>
        <w:rPr>
          <w:lang w:eastAsia="zh-Hans"/>
        </w:rPr>
        <w:t>saveShopCarData / openShopCarInfoDialog</w:t>
      </w:r>
    </w:p>
    <w:p>
      <w:pPr>
        <w:pStyle w:val="33"/>
        <w:ind w:left="425" w:firstLine="1050" w:firstLineChars="500"/>
        <w:rPr>
          <w:lang w:eastAsia="zh-Hans"/>
        </w:rPr>
      </w:pPr>
      <w:r>
        <w:rPr>
          <w:rFonts w:hint="eastAsia"/>
          <w:lang w:eastAsia="zh-Hans"/>
        </w:rPr>
        <w:t>反例：</w:t>
      </w:r>
      <w:r>
        <w:rPr>
          <w:lang w:eastAsia="zh-Hans"/>
        </w:rPr>
        <w:t>save/open/show/go</w:t>
      </w:r>
    </w:p>
    <w:p>
      <w:pPr>
        <w:pStyle w:val="33"/>
        <w:numPr>
          <w:ilvl w:val="1"/>
          <w:numId w:val="10"/>
        </w:numPr>
        <w:ind w:firstLineChars="0"/>
      </w:pPr>
      <w:r>
        <w:rPr>
          <w:rFonts w:hint="eastAsia"/>
        </w:rPr>
        <w:t>常量命名全部大写，</w:t>
      </w:r>
      <w:r>
        <w:rPr>
          <w:rFonts w:hint="eastAsia"/>
          <w:lang w:eastAsia="zh-Hans"/>
        </w:rPr>
        <w:t>单词间用下划线隔开，力求语义表达式完整清楚</w:t>
      </w:r>
    </w:p>
    <w:p>
      <w:pPr>
        <w:pStyle w:val="33"/>
        <w:ind w:left="425" w:firstLine="1050" w:firstLineChars="500"/>
        <w:rPr>
          <w:lang w:eastAsia="zh-Hans"/>
        </w:rPr>
      </w:pPr>
      <w:r>
        <w:rPr>
          <w:rFonts w:hint="eastAsia"/>
          <w:lang w:eastAsia="zh-Hans"/>
        </w:rPr>
        <w:t>正例：</w:t>
      </w:r>
      <w:r>
        <w:rPr>
          <w:lang w:eastAsia="zh-Hans"/>
        </w:rPr>
        <w:t>MAX_STOCK_COUNT</w:t>
      </w:r>
    </w:p>
    <w:p>
      <w:pPr>
        <w:pStyle w:val="33"/>
        <w:ind w:left="425" w:firstLine="1050" w:firstLineChars="500"/>
      </w:pPr>
      <w:r>
        <w:rPr>
          <w:rFonts w:hint="eastAsia"/>
          <w:lang w:eastAsia="zh-Hans"/>
        </w:rPr>
        <w:t>反例：</w:t>
      </w:r>
      <w:r>
        <w:rPr>
          <w:lang w:eastAsia="zh-Hans"/>
        </w:rPr>
        <w:t>MAX_COUNT</w:t>
      </w:r>
    </w:p>
    <w:p>
      <w:pPr>
        <w:pStyle w:val="33"/>
        <w:numPr>
          <w:ilvl w:val="0"/>
          <w:numId w:val="10"/>
        </w:numPr>
        <w:ind w:firstLineChars="0"/>
      </w:pPr>
      <w:r>
        <w:rPr>
          <w:rFonts w:hint="eastAsia"/>
        </w:rPr>
        <w:t>优先使用</w:t>
      </w:r>
      <w:r>
        <w:t>ES6</w:t>
      </w:r>
      <w:r>
        <w:rPr>
          <w:rFonts w:hint="eastAsia" w:ascii="微软雅黑" w:hAnsi="微软雅黑" w:eastAsia="微软雅黑" w:cs="微软雅黑"/>
        </w:rPr>
        <w:t xml:space="preserve"> </w:t>
      </w:r>
      <w:r>
        <w:rPr>
          <w:rFonts w:hint="eastAsia"/>
        </w:rPr>
        <w:t>及</w:t>
      </w:r>
      <w:r>
        <w:t>ES7</w:t>
      </w:r>
      <w:r>
        <w:rPr>
          <w:rFonts w:hint="eastAsia"/>
        </w:rPr>
        <w:t>语法糖和函数。以利于简化程序，并让代码更加灵活和可复用。</w:t>
      </w:r>
    </w:p>
    <w:p>
      <w:pPr>
        <w:pStyle w:val="33"/>
        <w:ind w:left="425" w:firstLine="0" w:firstLineChars="0"/>
      </w:pPr>
      <w:r>
        <w:rPr>
          <w:rFonts w:hint="eastAsia"/>
        </w:rPr>
        <w:t>注：</w:t>
      </w:r>
      <w:r>
        <w:rPr>
          <w:rFonts w:hint="eastAsia"/>
          <w:lang w:eastAsia="zh-Hans"/>
        </w:rPr>
        <w:t>强烈推荐使用</w:t>
      </w:r>
      <w:r>
        <w:rPr>
          <w:lang w:eastAsia="zh-Hans"/>
        </w:rPr>
        <w:t>ES6</w:t>
      </w:r>
      <w:r>
        <w:rPr>
          <w:rFonts w:hint="eastAsia"/>
          <w:lang w:eastAsia="zh-Hans"/>
        </w:rPr>
        <w:t>、</w:t>
      </w:r>
      <w:r>
        <w:rPr>
          <w:lang w:eastAsia="zh-Hans"/>
        </w:rPr>
        <w:t>ES7</w:t>
      </w:r>
      <w:r>
        <w:rPr>
          <w:rFonts w:hint="eastAsia"/>
          <w:lang w:eastAsia="zh-Hans"/>
        </w:rPr>
        <w:t>的新语法，比如：箭头函数、</w:t>
      </w:r>
      <w:r>
        <w:rPr>
          <w:lang w:eastAsia="zh-Hans"/>
        </w:rPr>
        <w:t>await/async</w:t>
      </w:r>
      <w:r>
        <w:rPr>
          <w:rFonts w:hint="eastAsia"/>
          <w:lang w:eastAsia="zh-Hans"/>
        </w:rPr>
        <w:t>，解构，lei，const，for</w:t>
      </w:r>
      <w:r>
        <w:rPr>
          <w:lang w:eastAsia="zh-Hans"/>
        </w:rPr>
        <w:t>...of</w:t>
      </w:r>
      <w:r>
        <w:rPr>
          <w:rFonts w:hint="eastAsia"/>
          <w:lang w:eastAsia="zh-Hans"/>
        </w:rPr>
        <w:t>等。</w:t>
      </w:r>
    </w:p>
    <w:p>
      <w:pPr>
        <w:pStyle w:val="33"/>
        <w:numPr>
          <w:ilvl w:val="0"/>
          <w:numId w:val="10"/>
        </w:numPr>
        <w:ind w:firstLineChars="0"/>
      </w:pPr>
      <w:r>
        <w:rPr>
          <w:rFonts w:hint="eastAsia"/>
        </w:rPr>
        <w:t>下列关键字后必须有大括号（即使代码块的内容只有一行）：</w:t>
      </w:r>
    </w:p>
    <w:p>
      <w:pPr>
        <w:pStyle w:val="33"/>
        <w:ind w:left="425" w:firstLine="0" w:firstLineChars="0"/>
      </w:pPr>
      <w:r>
        <w:rPr>
          <w:rFonts w:hint="eastAsia"/>
          <w:lang w:eastAsia="zh-Hans"/>
        </w:rPr>
        <w:t>if</w:t>
      </w:r>
      <w:r>
        <w:rPr>
          <w:lang w:eastAsia="zh-Hans"/>
        </w:rPr>
        <w:t>,else,for,while,do,switch,try,catch,finally,with</w:t>
      </w:r>
    </w:p>
    <w:p>
      <w:pPr>
        <w:pStyle w:val="33"/>
        <w:numPr>
          <w:ilvl w:val="0"/>
          <w:numId w:val="10"/>
        </w:numPr>
        <w:ind w:firstLineChars="0"/>
      </w:pPr>
      <w:r>
        <w:rPr>
          <w:lang w:eastAsia="zh-Hans"/>
        </w:rPr>
        <w:t>undefin</w:t>
      </w:r>
      <w:r>
        <w:rPr>
          <w:rFonts w:hint="eastAsia"/>
          <w:lang w:eastAsia="zh-Hans"/>
        </w:rPr>
        <w:t>e</w:t>
      </w:r>
      <w:r>
        <w:rPr>
          <w:lang w:eastAsia="zh-Hans"/>
        </w:rPr>
        <w:t>d</w:t>
      </w:r>
      <w:r>
        <w:rPr>
          <w:rFonts w:hint="eastAsia"/>
          <w:lang w:eastAsia="zh-Hans"/>
        </w:rPr>
        <w:t>判断：永远不要使用undefined进行判断；使用ty</w:t>
      </w:r>
      <w:r>
        <w:rPr>
          <w:lang w:eastAsia="zh-Hans"/>
        </w:rPr>
        <w:t xml:space="preserve">peof </w:t>
      </w:r>
      <w:r>
        <w:rPr>
          <w:rFonts w:hint="eastAsia"/>
          <w:lang w:eastAsia="zh-Hans"/>
        </w:rPr>
        <w:t>和字符串</w:t>
      </w:r>
      <w:r>
        <w:rPr>
          <w:lang w:eastAsia="zh-Hans"/>
        </w:rPr>
        <w:t>’undefined’</w:t>
      </w:r>
      <w:r>
        <w:rPr>
          <w:rFonts w:hint="eastAsia"/>
          <w:lang w:eastAsia="zh-Hans"/>
        </w:rPr>
        <w:t>对变量进行判断。</w:t>
      </w:r>
    </w:p>
    <w:p>
      <w:pPr>
        <w:pStyle w:val="33"/>
        <w:numPr>
          <w:ilvl w:val="0"/>
          <w:numId w:val="10"/>
        </w:numPr>
        <w:ind w:firstLineChars="0"/>
      </w:pPr>
      <w:r>
        <w:rPr>
          <w:rFonts w:hint="eastAsia"/>
          <w:lang w:eastAsia="zh-Hans"/>
        </w:rPr>
        <w:t>条件判断和循环判断最多建议三层。</w:t>
      </w:r>
    </w:p>
    <w:p>
      <w:pPr>
        <w:pStyle w:val="33"/>
        <w:ind w:left="425" w:firstLine="0" w:firstLineChars="0"/>
        <w:rPr>
          <w:lang w:eastAsia="zh-Hans"/>
        </w:rPr>
      </w:pPr>
      <w:r>
        <w:rPr>
          <w:rFonts w:hint="eastAsia"/>
        </w:rPr>
        <w:t>条件</w:t>
      </w:r>
      <w:r>
        <w:rPr>
          <w:rFonts w:hint="eastAsia"/>
          <w:lang w:eastAsia="zh-Hans"/>
        </w:rPr>
        <w:t>判断能使用三目运算符和逻辑运算符解决的，就要使用条件判断，但是谨记不要写太长的三目运算符。如果超过三层请抽成函数，并写清楚注释。</w:t>
      </w:r>
    </w:p>
    <w:p>
      <w:pPr>
        <w:pStyle w:val="33"/>
        <w:numPr>
          <w:ilvl w:val="0"/>
          <w:numId w:val="10"/>
        </w:numPr>
        <w:ind w:firstLineChars="0"/>
        <w:rPr>
          <w:ins w:id="1368" w:author="刘利军" w:date="2022-01-12T14:37:53Z"/>
          <w:lang w:eastAsia="zh-Hans"/>
        </w:rPr>
      </w:pPr>
      <w:r>
        <w:rPr>
          <w:rFonts w:hint="eastAsia"/>
        </w:rPr>
        <w:t>慎用</w:t>
      </w:r>
      <w:r>
        <w:rPr>
          <w:lang w:eastAsia="zh-Hans"/>
        </w:rPr>
        <w:t>console.log</w:t>
      </w:r>
      <w:r>
        <w:rPr>
          <w:rFonts w:hint="eastAsia"/>
          <w:lang w:eastAsia="zh-Hans"/>
        </w:rPr>
        <w:t>。因conso</w:t>
      </w:r>
      <w:r>
        <w:rPr>
          <w:lang w:eastAsia="zh-Hans"/>
        </w:rPr>
        <w:t>le.log</w:t>
      </w:r>
      <w:r>
        <w:rPr>
          <w:rFonts w:hint="eastAsia"/>
          <w:lang w:eastAsia="zh-Hans"/>
        </w:rPr>
        <w:t>大量使用会有性能问题，在非webpack项目中谨慎使用</w:t>
      </w:r>
      <w:r>
        <w:rPr>
          <w:lang w:eastAsia="zh-Hans"/>
        </w:rPr>
        <w:t>log</w:t>
      </w:r>
      <w:r>
        <w:rPr>
          <w:rFonts w:hint="eastAsia"/>
          <w:lang w:eastAsia="zh-Hans"/>
        </w:rPr>
        <w:t>功能。</w:t>
      </w:r>
    </w:p>
    <w:p>
      <w:pPr>
        <w:pStyle w:val="33"/>
        <w:numPr>
          <w:ilvl w:val="-1"/>
          <w:numId w:val="0"/>
        </w:numPr>
        <w:ind w:left="0" w:firstLine="0" w:firstLineChars="0"/>
        <w:rPr>
          <w:ins w:id="1370" w:author="刘利军" w:date="2022-01-12T14:39:28Z"/>
          <w:rFonts w:hint="eastAsia"/>
          <w:lang w:val="en-US" w:eastAsia="zh-Hans"/>
        </w:rPr>
        <w:pPrChange w:id="1369" w:author="刘利军" w:date="2022-01-12T14:42:31Z">
          <w:pPr>
            <w:pStyle w:val="33"/>
            <w:numPr>
              <w:ilvl w:val="-1"/>
              <w:numId w:val="0"/>
            </w:numPr>
            <w:ind w:left="0" w:firstLine="0" w:firstLineChars="0"/>
          </w:pPr>
        </w:pPrChange>
      </w:pPr>
      <w:ins w:id="1371" w:author="刘利军" w:date="2022-01-12T14:39:12Z">
        <w:r>
          <w:rPr>
            <w:rFonts w:hint="default"/>
            <w:lang w:eastAsia="zh-Hans"/>
          </w:rPr>
          <w:t xml:space="preserve">7 </w:t>
        </w:r>
      </w:ins>
      <w:ins w:id="1372" w:author="刘利军" w:date="2022-01-12T14:39:13Z">
        <w:r>
          <w:rPr>
            <w:rFonts w:hint="default"/>
            <w:lang w:eastAsia="zh-Hans"/>
          </w:rPr>
          <w:t xml:space="preserve">  </w:t>
        </w:r>
      </w:ins>
      <w:ins w:id="1373" w:author="刘利军" w:date="2022-01-12T14:38:01Z">
        <w:r>
          <w:rPr>
            <w:rFonts w:hint="eastAsia"/>
            <w:lang w:val="en-US" w:eastAsia="zh-Hans"/>
          </w:rPr>
          <w:t>前端建议</w:t>
        </w:r>
      </w:ins>
      <w:ins w:id="1374" w:author="刘利军" w:date="2022-01-12T14:38:02Z">
        <w:r>
          <w:rPr>
            <w:rFonts w:hint="eastAsia"/>
            <w:lang w:val="en-US" w:eastAsia="zh-Hans"/>
          </w:rPr>
          <w:t>使用</w:t>
        </w:r>
      </w:ins>
      <w:ins w:id="1375" w:author="刘利军" w:date="2022-01-12T14:39:17Z">
        <w:r>
          <w:rPr>
            <w:rFonts w:hint="default"/>
            <w:lang w:eastAsia="zh-Hans"/>
          </w:rPr>
          <w:t>Vs</w:t>
        </w:r>
      </w:ins>
      <w:ins w:id="1376" w:author="刘利军" w:date="2022-01-12T14:39:18Z">
        <w:r>
          <w:rPr>
            <w:rFonts w:hint="default"/>
            <w:lang w:eastAsia="zh-Hans"/>
          </w:rPr>
          <w:t xml:space="preserve"> C</w:t>
        </w:r>
      </w:ins>
      <w:ins w:id="1377" w:author="刘利军" w:date="2022-01-12T14:38:03Z">
        <w:r>
          <w:rPr>
            <w:rFonts w:hint="eastAsia"/>
            <w:lang w:val="en-US" w:eastAsia="zh-Hans"/>
          </w:rPr>
          <w:t>ode</w:t>
        </w:r>
      </w:ins>
      <w:ins w:id="1378" w:author="刘利军" w:date="2022-01-12T14:38:05Z">
        <w:r>
          <w:rPr>
            <w:rFonts w:hint="eastAsia"/>
            <w:lang w:val="en-US" w:eastAsia="zh-Hans"/>
          </w:rPr>
          <w:t>进行开发</w:t>
        </w:r>
      </w:ins>
      <w:ins w:id="1379" w:author="刘利军" w:date="2022-01-12T14:42:32Z">
        <w:r>
          <w:rPr>
            <w:rFonts w:hint="eastAsia"/>
            <w:lang w:val="en-US" w:eastAsia="zh-Hans"/>
          </w:rPr>
          <w:t>，</w:t>
        </w:r>
      </w:ins>
      <w:ins w:id="1380" w:author="刘利军" w:date="2022-01-12T14:39:28Z">
        <w:r>
          <w:rPr>
            <w:rFonts w:hint="eastAsia"/>
            <w:lang w:val="en-US" w:eastAsia="zh-Hans"/>
          </w:rPr>
          <w:t>pre</w:t>
        </w:r>
      </w:ins>
      <w:ins w:id="1381" w:author="刘利军" w:date="2022-01-12T14:39:28Z">
        <w:r>
          <w:rPr>
            <w:rFonts w:hint="default"/>
            <w:lang w:eastAsia="zh-Hans"/>
          </w:rPr>
          <w:t>ttier</w:t>
        </w:r>
      </w:ins>
      <w:ins w:id="1382" w:author="刘利军" w:date="2022-01-12T14:41:34Z">
        <w:r>
          <w:rPr>
            <w:rFonts w:hint="eastAsia"/>
            <w:lang w:val="en-US" w:eastAsia="zh-Hans"/>
          </w:rPr>
          <w:t>插件</w:t>
        </w:r>
      </w:ins>
      <w:ins w:id="1383" w:author="刘利军" w:date="2022-01-12T14:41:36Z">
        <w:r>
          <w:rPr>
            <w:rFonts w:hint="eastAsia"/>
            <w:lang w:val="en-US" w:eastAsia="zh-Hans"/>
          </w:rPr>
          <w:t>自动格式化</w:t>
        </w:r>
      </w:ins>
      <w:ins w:id="1384" w:author="刘利军" w:date="2022-01-12T14:41:37Z">
        <w:r>
          <w:rPr>
            <w:rFonts w:hint="eastAsia"/>
            <w:lang w:val="en-US" w:eastAsia="zh-Hans"/>
          </w:rPr>
          <w:t>代码</w:t>
        </w:r>
      </w:ins>
      <w:bookmarkStart w:id="45" w:name="_GoBack"/>
      <w:bookmarkEnd w:id="45"/>
    </w:p>
    <w:p>
      <w:pPr>
        <w:pStyle w:val="33"/>
        <w:numPr>
          <w:ilvl w:val="-1"/>
          <w:numId w:val="0"/>
        </w:numPr>
        <w:ind w:left="0" w:firstLine="420" w:firstLineChars="0"/>
        <w:rPr>
          <w:rFonts w:hint="eastAsia"/>
          <w:lang w:eastAsia="zh-Hans"/>
        </w:rPr>
        <w:pPrChange w:id="1385" w:author="刘利军" w:date="2022-01-12T14:39:22Z">
          <w:pPr>
            <w:pStyle w:val="33"/>
            <w:numPr>
              <w:ilvl w:val="0"/>
              <w:numId w:val="10"/>
            </w:numPr>
            <w:ind w:firstLineChars="0"/>
          </w:pPr>
        </w:pPrChange>
      </w:pPr>
    </w:p>
    <w:p>
      <w:pPr>
        <w:pStyle w:val="3"/>
      </w:pPr>
      <w:bookmarkStart w:id="25" w:name="_Toc92372391"/>
      <w:r>
        <w:rPr>
          <w:rFonts w:hint="eastAsia"/>
        </w:rPr>
        <w:t>后端相关规范</w:t>
      </w:r>
      <w:bookmarkEnd w:id="25"/>
    </w:p>
    <w:p>
      <w:pPr>
        <w:pStyle w:val="4"/>
      </w:pPr>
      <w:bookmarkStart w:id="26" w:name="_Toc92372392"/>
      <w:r>
        <w:rPr>
          <w:rFonts w:hint="eastAsia"/>
        </w:rPr>
        <w:t>命名规范</w:t>
      </w:r>
      <w:bookmarkEnd w:id="26"/>
    </w:p>
    <w:p>
      <w:pPr>
        <w:pStyle w:val="33"/>
        <w:numPr>
          <w:ilvl w:val="0"/>
          <w:numId w:val="11"/>
        </w:numPr>
        <w:ind w:firstLineChars="0"/>
      </w:pPr>
      <w:r>
        <w:rPr>
          <w:rFonts w:hint="eastAsia"/>
        </w:rPr>
        <w:t>代码中的</w:t>
      </w:r>
      <w:r>
        <w:rPr>
          <w:rFonts w:hint="eastAsia"/>
          <w:szCs w:val="22"/>
        </w:rPr>
        <w:t>命名均不能以下划线或美元符号开始，也不能以下划线或美元符号结束。</w:t>
      </w:r>
    </w:p>
    <w:p>
      <w:r>
        <w:rPr>
          <w:rFonts w:hint="eastAsia"/>
        </w:rPr>
        <w:t xml:space="preserve"> </w:t>
      </w:r>
      <w:r>
        <w:t xml:space="preserve">   </w:t>
      </w:r>
      <w:r>
        <w:rPr>
          <w:rFonts w:hint="eastAsia"/>
          <w:szCs w:val="22"/>
        </w:rPr>
        <w:t>反例： _name/__name/$Object/name_/name$/Object$</w:t>
      </w:r>
    </w:p>
    <w:p>
      <w:pPr>
        <w:pStyle w:val="33"/>
        <w:numPr>
          <w:ilvl w:val="0"/>
          <w:numId w:val="11"/>
        </w:numPr>
        <w:ind w:firstLineChars="0"/>
      </w:pPr>
      <w:r>
        <w:rPr>
          <w:rFonts w:hint="eastAsia"/>
          <w:szCs w:val="22"/>
        </w:rPr>
        <w:t>代码中的命名严禁使用拼音与英文混合的方式，更不允许直接使用中文的方式。</w:t>
      </w:r>
    </w:p>
    <w:p>
      <w:pPr>
        <w:ind w:firstLine="440"/>
        <w:rPr>
          <w:szCs w:val="22"/>
        </w:rPr>
      </w:pPr>
      <w:r>
        <w:rPr>
          <w:rFonts w:hint="eastAsia"/>
          <w:szCs w:val="22"/>
        </w:rPr>
        <w:t>反例： DaZhePromotion [打折] / getPingfenByName() [评分] / int 某变量 = 3</w:t>
      </w:r>
    </w:p>
    <w:p>
      <w:pPr>
        <w:ind w:firstLine="440"/>
        <w:rPr>
          <w:szCs w:val="22"/>
        </w:rPr>
      </w:pPr>
      <w:r>
        <w:rPr>
          <w:rFonts w:hint="eastAsia"/>
          <w:szCs w:val="22"/>
        </w:rPr>
        <w:t>正例： alibaba / taobao / youku / hangzhou 等国际通用的名称，可视同英文</w:t>
      </w:r>
    </w:p>
    <w:p>
      <w:pPr>
        <w:pStyle w:val="33"/>
        <w:numPr>
          <w:ilvl w:val="0"/>
          <w:numId w:val="11"/>
        </w:numPr>
        <w:ind w:firstLineChars="0"/>
      </w:pPr>
      <w:r>
        <w:rPr>
          <w:rFonts w:hint="eastAsia"/>
          <w:szCs w:val="22"/>
        </w:rPr>
        <w:t>类名使用UpperCamelCase风格，必须遵从驼峰形式，但以下情形例外：（模型的相关命名）  Model/ DTO / VO等。</w:t>
      </w:r>
    </w:p>
    <w:p>
      <w:pPr>
        <w:pStyle w:val="33"/>
        <w:ind w:left="425" w:firstLine="0" w:firstLineChars="0"/>
        <w:rPr>
          <w:szCs w:val="22"/>
        </w:rPr>
      </w:pPr>
      <w:r>
        <w:rPr>
          <w:rFonts w:hint="eastAsia"/>
          <w:szCs w:val="22"/>
        </w:rPr>
        <w:t>正例：MarcoPolo / User / XmlService / TcpUdpDeal / TaPromotion</w:t>
      </w:r>
    </w:p>
    <w:p>
      <w:pPr>
        <w:pStyle w:val="33"/>
        <w:ind w:left="425" w:firstLine="0" w:firstLineChars="0"/>
        <w:rPr>
          <w:szCs w:val="22"/>
        </w:rPr>
      </w:pPr>
      <w:r>
        <w:rPr>
          <w:rFonts w:hint="eastAsia"/>
          <w:szCs w:val="22"/>
        </w:rPr>
        <w:t>反例：macroPolo / user / XMLService / TCPUDPDeal / TAPromotion</w:t>
      </w:r>
    </w:p>
    <w:p>
      <w:pPr>
        <w:pStyle w:val="33"/>
        <w:numPr>
          <w:ilvl w:val="0"/>
          <w:numId w:val="11"/>
        </w:numPr>
        <w:ind w:firstLineChars="0"/>
      </w:pPr>
      <w:r>
        <w:rPr>
          <w:rFonts w:hint="eastAsia"/>
          <w:szCs w:val="22"/>
        </w:rPr>
        <w:t>方法名、参数名、成员变量、局部变量都统一使用lowerCamelCase风格，必须遵从驼峰形式。</w:t>
      </w:r>
    </w:p>
    <w:p>
      <w:pPr>
        <w:ind w:firstLine="440"/>
        <w:rPr>
          <w:szCs w:val="22"/>
        </w:rPr>
      </w:pPr>
      <w:r>
        <w:rPr>
          <w:rFonts w:hint="eastAsia"/>
          <w:szCs w:val="22"/>
        </w:rPr>
        <w:t>正例： localValue / getHttpMessage() / inputUserId</w:t>
      </w:r>
    </w:p>
    <w:p>
      <w:pPr>
        <w:pStyle w:val="33"/>
        <w:numPr>
          <w:ilvl w:val="0"/>
          <w:numId w:val="11"/>
        </w:numPr>
        <w:ind w:firstLineChars="0"/>
      </w:pPr>
      <w:r>
        <w:rPr>
          <w:rFonts w:hint="eastAsia"/>
          <w:szCs w:val="22"/>
        </w:rPr>
        <w:t>抽象类命名使用Abstract或Base开头；异常类命名使用Exception结尾；测试类命名以它要测试的类的名称开始，以Test结尾。</w:t>
      </w:r>
    </w:p>
    <w:p>
      <w:pPr>
        <w:pStyle w:val="33"/>
        <w:numPr>
          <w:ilvl w:val="0"/>
          <w:numId w:val="11"/>
        </w:numPr>
        <w:ind w:firstLineChars="0"/>
      </w:pPr>
      <w:r>
        <w:rPr>
          <w:rFonts w:hint="eastAsia"/>
          <w:szCs w:val="22"/>
        </w:rPr>
        <w:t>中括号是数组类型的一部分，数组定义如下：String[] args;</w:t>
      </w:r>
    </w:p>
    <w:p>
      <w:pPr>
        <w:pStyle w:val="33"/>
        <w:ind w:left="425" w:firstLine="0" w:firstLineChars="0"/>
        <w:rPr>
          <w:szCs w:val="22"/>
        </w:rPr>
      </w:pPr>
      <w:r>
        <w:rPr>
          <w:rFonts w:hint="eastAsia"/>
          <w:szCs w:val="22"/>
        </w:rPr>
        <w:t>反例：请勿使用String args[]的方式来定义</w:t>
      </w:r>
    </w:p>
    <w:p>
      <w:pPr>
        <w:pStyle w:val="33"/>
        <w:numPr>
          <w:ilvl w:val="0"/>
          <w:numId w:val="11"/>
        </w:numPr>
        <w:ind w:firstLineChars="0"/>
      </w:pPr>
      <w:r>
        <w:rPr>
          <w:rFonts w:hint="eastAsia"/>
          <w:szCs w:val="22"/>
        </w:rPr>
        <w:t>包名统一使用小写，点分隔符之间有且仅有一个自然语义的英语单词。包名统一使用单数形式，但是类名如果有复数含义，类名可以使用复数形式。</w:t>
      </w:r>
    </w:p>
    <w:p>
      <w:pPr>
        <w:pStyle w:val="33"/>
        <w:ind w:left="425" w:firstLine="0" w:firstLineChars="0"/>
        <w:rPr>
          <w:szCs w:val="22"/>
        </w:rPr>
      </w:pPr>
      <w:r>
        <w:rPr>
          <w:rFonts w:hint="eastAsia"/>
          <w:szCs w:val="22"/>
        </w:rPr>
        <w:t>正例： 应用工具类包名为com.pec.crc.util、类名为MessageUtils（此规则参考spring的框架结构）</w:t>
      </w:r>
    </w:p>
    <w:p>
      <w:pPr>
        <w:pStyle w:val="33"/>
        <w:numPr>
          <w:ilvl w:val="0"/>
          <w:numId w:val="11"/>
        </w:numPr>
        <w:ind w:firstLineChars="0"/>
      </w:pPr>
      <w:r>
        <w:rPr>
          <w:rFonts w:hint="eastAsia"/>
          <w:szCs w:val="22"/>
        </w:rPr>
        <w:t>接口和实现类的命名有两套规则：</w:t>
      </w:r>
    </w:p>
    <w:p>
      <w:pPr>
        <w:pStyle w:val="33"/>
        <w:numPr>
          <w:ilvl w:val="1"/>
          <w:numId w:val="11"/>
        </w:numPr>
        <w:ind w:firstLineChars="0"/>
      </w:pPr>
      <w:r>
        <w:rPr>
          <w:rFonts w:hint="eastAsia"/>
          <w:szCs w:val="22"/>
        </w:rPr>
        <w:t>对于Service和DAO类，基于SOA的理念，暴露出来的服务一定是接口，内部的实现类用Impl的后缀与接口区别。</w:t>
      </w:r>
    </w:p>
    <w:p>
      <w:pPr>
        <w:pStyle w:val="33"/>
        <w:ind w:left="992" w:firstLine="0" w:firstLineChars="0"/>
      </w:pPr>
      <w:r>
        <w:rPr>
          <w:rFonts w:hint="eastAsia"/>
          <w:szCs w:val="22"/>
        </w:rPr>
        <w:t>正例：CacheServiceImpl实现CacheService接口。</w:t>
      </w:r>
    </w:p>
    <w:p>
      <w:pPr>
        <w:pStyle w:val="33"/>
        <w:numPr>
          <w:ilvl w:val="1"/>
          <w:numId w:val="11"/>
        </w:numPr>
        <w:ind w:firstLineChars="0"/>
      </w:pPr>
      <w:r>
        <w:rPr>
          <w:rFonts w:hint="eastAsia"/>
          <w:szCs w:val="22"/>
        </w:rPr>
        <w:t>如果是形容能力的接口名称，取对应的形容词做接口名（通常是–able的形式）。 正例：AbstractTranslator实现 Translatable。</w:t>
      </w:r>
    </w:p>
    <w:p>
      <w:pPr>
        <w:pStyle w:val="33"/>
        <w:numPr>
          <w:ilvl w:val="0"/>
          <w:numId w:val="11"/>
        </w:numPr>
        <w:ind w:firstLineChars="0"/>
      </w:pPr>
      <w:r>
        <w:rPr>
          <w:rFonts w:hint="eastAsia"/>
          <w:szCs w:val="22"/>
        </w:rPr>
        <w:t>各层方法命名规范：</w:t>
      </w:r>
    </w:p>
    <w:p>
      <w:pPr>
        <w:ind w:firstLine="440"/>
        <w:rPr>
          <w:szCs w:val="22"/>
        </w:rPr>
      </w:pPr>
      <w:r>
        <w:rPr>
          <w:rFonts w:hint="eastAsia"/>
          <w:szCs w:val="22"/>
        </w:rPr>
        <w:t>Controller、Service、Dao/Mapper层方法命名规范</w:t>
      </w:r>
    </w:p>
    <w:p>
      <w:pPr>
        <w:ind w:firstLine="440"/>
        <w:rPr>
          <w:szCs w:val="22"/>
        </w:rPr>
      </w:pPr>
      <w:r>
        <w:rPr>
          <w:rFonts w:hint="eastAsia"/>
          <w:szCs w:val="22"/>
        </w:rPr>
        <w:t>获取单个对象的方法用get做前缀。</w:t>
      </w:r>
    </w:p>
    <w:p>
      <w:pPr>
        <w:ind w:firstLine="440"/>
        <w:rPr>
          <w:szCs w:val="22"/>
        </w:rPr>
      </w:pPr>
      <w:r>
        <w:rPr>
          <w:rFonts w:hint="eastAsia"/>
          <w:szCs w:val="22"/>
        </w:rPr>
        <w:t>获取多个对象的方法用list、find、obtain做前缀。</w:t>
      </w:r>
    </w:p>
    <w:p>
      <w:pPr>
        <w:ind w:firstLine="440"/>
        <w:rPr>
          <w:szCs w:val="22"/>
        </w:rPr>
      </w:pPr>
      <w:r>
        <w:rPr>
          <w:rFonts w:hint="eastAsia"/>
          <w:szCs w:val="22"/>
        </w:rPr>
        <w:t>获取统计值的方法用count做前缀。</w:t>
      </w:r>
    </w:p>
    <w:p>
      <w:pPr>
        <w:ind w:firstLine="440"/>
        <w:rPr>
          <w:szCs w:val="22"/>
        </w:rPr>
      </w:pPr>
      <w:r>
        <w:rPr>
          <w:rFonts w:hint="eastAsia"/>
          <w:szCs w:val="22"/>
        </w:rPr>
        <w:t>插入的方法用save（推荐）或insert做前缀。</w:t>
      </w:r>
    </w:p>
    <w:p>
      <w:pPr>
        <w:ind w:firstLine="440"/>
        <w:rPr>
          <w:szCs w:val="22"/>
        </w:rPr>
      </w:pPr>
      <w:r>
        <w:rPr>
          <w:rFonts w:hint="eastAsia"/>
          <w:szCs w:val="22"/>
        </w:rPr>
        <w:t>删除的方法用remove（推荐）或delete做前缀。</w:t>
      </w:r>
    </w:p>
    <w:p>
      <w:pPr>
        <w:ind w:firstLine="440"/>
        <w:rPr>
          <w:szCs w:val="22"/>
        </w:rPr>
      </w:pPr>
      <w:r>
        <w:rPr>
          <w:rFonts w:hint="eastAsia"/>
          <w:szCs w:val="22"/>
        </w:rPr>
        <w:t>修改的方法用update做前缀。</w:t>
      </w:r>
    </w:p>
    <w:p/>
    <w:p>
      <w:pPr>
        <w:pStyle w:val="4"/>
      </w:pPr>
      <w:bookmarkStart w:id="27" w:name="_Toc92372393"/>
      <w:r>
        <w:rPr>
          <w:rFonts w:hint="eastAsia"/>
        </w:rPr>
        <w:t>常量定义</w:t>
      </w:r>
      <w:bookmarkEnd w:id="27"/>
    </w:p>
    <w:p>
      <w:pPr>
        <w:pStyle w:val="33"/>
        <w:numPr>
          <w:ilvl w:val="0"/>
          <w:numId w:val="12"/>
        </w:numPr>
        <w:ind w:firstLineChars="0"/>
      </w:pPr>
      <w:r>
        <w:rPr>
          <w:rFonts w:hint="eastAsia"/>
          <w:szCs w:val="22"/>
        </w:rPr>
        <w:t>不允许出现任何魔法值（即未经定义的常量）直接出现在代码中。</w:t>
      </w:r>
    </w:p>
    <w:p>
      <w:pPr>
        <w:ind w:firstLine="420" w:firstLineChars="200"/>
        <w:rPr>
          <w:szCs w:val="22"/>
        </w:rPr>
      </w:pPr>
      <w:r>
        <w:rPr>
          <w:rFonts w:hint="eastAsia"/>
          <w:szCs w:val="22"/>
        </w:rPr>
        <w:t xml:space="preserve">反例： String key="Id#taobao_"+tradeId； cache.put(key, value); </w:t>
      </w:r>
    </w:p>
    <w:p>
      <w:pPr>
        <w:pStyle w:val="33"/>
        <w:numPr>
          <w:ilvl w:val="0"/>
          <w:numId w:val="12"/>
        </w:numPr>
        <w:ind w:firstLineChars="0"/>
        <w:rPr>
          <w:szCs w:val="22"/>
        </w:rPr>
      </w:pPr>
      <w:r>
        <w:rPr>
          <w:rFonts w:hint="eastAsia"/>
          <w:szCs w:val="22"/>
        </w:rPr>
        <w:t>long或者Long初始赋值时，必须使用大写的L，不能是小写的l，小写容易跟数字1混淆，造成误解。</w:t>
      </w:r>
    </w:p>
    <w:p>
      <w:pPr>
        <w:pStyle w:val="33"/>
        <w:numPr>
          <w:ilvl w:val="0"/>
          <w:numId w:val="12"/>
        </w:numPr>
        <w:ind w:firstLineChars="0"/>
        <w:rPr>
          <w:szCs w:val="22"/>
        </w:rPr>
      </w:pPr>
      <w:r>
        <w:rPr>
          <w:rFonts w:hint="eastAsia"/>
          <w:szCs w:val="22"/>
        </w:rPr>
        <w:t>不要使用一个常量类维护所有常量，应该按常量功能进行归类，分开维护。如：缓存相关的常量放在类：CacheConsts下；系统配置相关的常量放在类：ConfigConsts下。</w:t>
      </w:r>
    </w:p>
    <w:p>
      <w:pPr>
        <w:rPr>
          <w:szCs w:val="22"/>
        </w:rPr>
      </w:pPr>
      <w:r>
        <w:rPr>
          <w:rFonts w:hint="eastAsia"/>
          <w:szCs w:val="22"/>
        </w:rPr>
        <w:t xml:space="preserve"> </w:t>
      </w:r>
      <w:r>
        <w:rPr>
          <w:szCs w:val="22"/>
        </w:rPr>
        <w:t xml:space="preserve">   </w:t>
      </w:r>
      <w:r>
        <w:rPr>
          <w:rFonts w:hint="eastAsia"/>
          <w:szCs w:val="22"/>
        </w:rPr>
        <w:t>说明：大而全的常量类，非得使用查找功能才能定位到修改的常量，不利于理解和维护。</w:t>
      </w:r>
    </w:p>
    <w:p>
      <w:pPr>
        <w:rPr>
          <w:szCs w:val="22"/>
        </w:rPr>
      </w:pPr>
    </w:p>
    <w:p>
      <w:pPr>
        <w:pStyle w:val="4"/>
      </w:pPr>
      <w:bookmarkStart w:id="28" w:name="_Toc92372394"/>
      <w:r>
        <w:rPr>
          <w:rFonts w:hint="eastAsia"/>
        </w:rPr>
        <w:t>注释规范</w:t>
      </w:r>
      <w:bookmarkEnd w:id="28"/>
      <w:ins w:id="1386" w:author="ArlongWeng" w:date="2022-01-12T08:21:00Z">
        <w:r>
          <w:rPr>
            <w:rFonts w:hint="eastAsia" w:ascii="宋体" w:hAnsi="宋体" w:cs="宋体"/>
            <w:sz w:val="22"/>
            <w:szCs w:val="15"/>
          </w:rPr>
          <w:t>(建议加上样例)</w:t>
        </w:r>
      </w:ins>
    </w:p>
    <w:p>
      <w:pPr>
        <w:pStyle w:val="33"/>
        <w:numPr>
          <w:ilvl w:val="0"/>
          <w:numId w:val="13"/>
        </w:numPr>
        <w:ind w:firstLineChars="0"/>
      </w:pPr>
      <w:r>
        <w:rPr>
          <w:rFonts w:hint="eastAsia"/>
        </w:rPr>
        <w:t>类、</w:t>
      </w:r>
      <w:r>
        <w:rPr>
          <w:rFonts w:hint="eastAsia"/>
          <w:szCs w:val="22"/>
        </w:rPr>
        <w:t>类属性、类方法的注释必须使用Javadoc规范，使用/**内容*/格式，不得使用//xxx方式。</w:t>
      </w:r>
    </w:p>
    <w:p>
      <w:pPr>
        <w:pStyle w:val="33"/>
        <w:numPr>
          <w:ilvl w:val="0"/>
          <w:numId w:val="13"/>
        </w:numPr>
        <w:ind w:firstLineChars="0"/>
      </w:pPr>
      <w:r>
        <w:rPr>
          <w:rFonts w:hint="eastAsia"/>
          <w:szCs w:val="22"/>
        </w:rPr>
        <w:t>所有的抽象方法（包括接口中的方法）必须要用Javadoc注释、除了返回值、参数、异常说明外，还必须指出该方法做什么事情，实现什么功能。</w:t>
      </w:r>
    </w:p>
    <w:p>
      <w:pPr>
        <w:pStyle w:val="33"/>
        <w:numPr>
          <w:ilvl w:val="0"/>
          <w:numId w:val="13"/>
        </w:numPr>
        <w:ind w:firstLineChars="0"/>
      </w:pPr>
      <w:r>
        <w:rPr>
          <w:rFonts w:hint="eastAsia"/>
          <w:szCs w:val="22"/>
        </w:rPr>
        <w:t>所有的类都必须添加创建者信息。</w:t>
      </w:r>
    </w:p>
    <w:p>
      <w:pPr>
        <w:pStyle w:val="33"/>
        <w:numPr>
          <w:ilvl w:val="0"/>
          <w:numId w:val="13"/>
        </w:numPr>
        <w:ind w:firstLineChars="0"/>
      </w:pPr>
      <w:r>
        <w:rPr>
          <w:rFonts w:hint="eastAsia"/>
          <w:szCs w:val="22"/>
        </w:rPr>
        <w:t>方法内部单行注释，在被注释语句上方另起一行，使用//注释。方法内部多行注释使用/* */注释，注意与代码对齐。</w:t>
      </w:r>
    </w:p>
    <w:p>
      <w:pPr>
        <w:pStyle w:val="33"/>
        <w:numPr>
          <w:ilvl w:val="0"/>
          <w:numId w:val="13"/>
        </w:numPr>
        <w:ind w:firstLineChars="0"/>
      </w:pPr>
      <w:r>
        <w:rPr>
          <w:rFonts w:hint="eastAsia"/>
          <w:szCs w:val="22"/>
        </w:rPr>
        <w:t>代码修改的同时，注释也要进行相应的修改，尤其是参数、返回值、异常、核心逻辑等的修改。</w:t>
      </w:r>
    </w:p>
    <w:p>
      <w:pPr>
        <w:pStyle w:val="33"/>
        <w:numPr>
          <w:ilvl w:val="0"/>
          <w:numId w:val="13"/>
        </w:numPr>
        <w:ind w:firstLineChars="0"/>
      </w:pPr>
      <w:r>
        <w:rPr>
          <w:rFonts w:hint="eastAsia"/>
          <w:szCs w:val="22"/>
        </w:rPr>
        <w:t>注释掉的代码尽量要配合说明，而不是简单的注释掉。</w:t>
      </w:r>
    </w:p>
    <w:p>
      <w:pPr>
        <w:ind w:firstLine="420" w:firstLineChars="200"/>
        <w:rPr>
          <w:szCs w:val="22"/>
        </w:rPr>
      </w:pPr>
      <w:r>
        <w:rPr>
          <w:rFonts w:hint="eastAsia"/>
          <w:szCs w:val="22"/>
        </w:rPr>
        <w:t>说明：代码被注释掉有两种可能性：1）后续会恢复此段代码逻辑。2）永久不用。前者如果没有备注信息，难以知晓注释动机。后者建议直接删掉。</w:t>
      </w:r>
    </w:p>
    <w:p/>
    <w:p>
      <w:pPr>
        <w:pStyle w:val="4"/>
      </w:pPr>
      <w:bookmarkStart w:id="29" w:name="_Toc92372395"/>
      <w:r>
        <w:rPr>
          <w:rFonts w:hint="eastAsia"/>
        </w:rPr>
        <w:t>数据库S</w:t>
      </w:r>
      <w:r>
        <w:t>QL</w:t>
      </w:r>
      <w:bookmarkEnd w:id="29"/>
      <w:ins w:id="1387" w:author="ArlongWeng" w:date="2022-01-12T08:22:00Z">
        <w:r>
          <w:rPr>
            <w:rFonts w:hint="eastAsia" w:ascii="宋体" w:hAnsi="宋体" w:cs="宋体"/>
            <w:sz w:val="22"/>
            <w:szCs w:val="15"/>
          </w:rPr>
          <w:t>(建议加上样例)</w:t>
        </w:r>
      </w:ins>
    </w:p>
    <w:p>
      <w:pPr>
        <w:pStyle w:val="33"/>
        <w:numPr>
          <w:ilvl w:val="0"/>
          <w:numId w:val="14"/>
        </w:numPr>
        <w:ind w:firstLineChars="0"/>
      </w:pPr>
      <w:r>
        <w:rPr>
          <w:rFonts w:hint="eastAsia"/>
        </w:rPr>
        <w:t>依据业务实际需要，可以考虑读写分离，分库分表机制。</w:t>
      </w:r>
    </w:p>
    <w:p>
      <w:pPr>
        <w:pStyle w:val="33"/>
        <w:numPr>
          <w:ilvl w:val="0"/>
          <w:numId w:val="14"/>
        </w:numPr>
        <w:ind w:firstLineChars="0"/>
      </w:pPr>
      <w:r>
        <w:rPr>
          <w:rFonts w:hint="eastAsia"/>
          <w:szCs w:val="22"/>
        </w:rPr>
        <w:t>结合业务逻辑，常需要用来作为搜索、排序 等用途的字段，应考虑建立索引。</w:t>
      </w:r>
    </w:p>
    <w:p>
      <w:pPr>
        <w:pStyle w:val="33"/>
        <w:numPr>
          <w:ilvl w:val="0"/>
          <w:numId w:val="14"/>
        </w:numPr>
        <w:ind w:firstLineChars="0"/>
      </w:pPr>
      <w:r>
        <w:rPr>
          <w:szCs w:val="22"/>
        </w:rPr>
        <w:t>SQL</w:t>
      </w:r>
      <w:r>
        <w:rPr>
          <w:rFonts w:hint="eastAsia"/>
          <w:szCs w:val="22"/>
        </w:rPr>
        <w:t>书写前，应先观察分库分表情况 及 索引情况，尽可能让所书写的S</w:t>
      </w:r>
      <w:r>
        <w:rPr>
          <w:szCs w:val="22"/>
        </w:rPr>
        <w:t>Q</w:t>
      </w:r>
      <w:r>
        <w:rPr>
          <w:rFonts w:hint="eastAsia"/>
          <w:szCs w:val="22"/>
        </w:rPr>
        <w:t>L用上 分库分表键 及 筛选效率较高的索引。</w:t>
      </w:r>
    </w:p>
    <w:p>
      <w:pPr>
        <w:pStyle w:val="33"/>
        <w:numPr>
          <w:ilvl w:val="0"/>
          <w:numId w:val="14"/>
        </w:numPr>
        <w:ind w:firstLineChars="0"/>
      </w:pPr>
      <w:r>
        <w:rPr>
          <w:rFonts w:hint="eastAsia"/>
          <w:szCs w:val="22"/>
        </w:rPr>
        <w:t>在多表联合查询、更新等情况下，关联条件需要使用索引，且需要更多的使用相同字段类型的列来关联(例如int与int类型的列做关联条件)。</w:t>
      </w:r>
    </w:p>
    <w:p>
      <w:pPr>
        <w:pStyle w:val="33"/>
        <w:numPr>
          <w:ilvl w:val="0"/>
          <w:numId w:val="14"/>
        </w:numPr>
        <w:ind w:firstLineChars="0"/>
      </w:pPr>
      <w:r>
        <w:rPr>
          <w:rFonts w:hint="eastAsia"/>
          <w:szCs w:val="22"/>
        </w:rPr>
        <w:t>结合业务逻辑，针对web端显示等情况，尽可能多的使用分页查询，避免一次性查询过多的数据。</w:t>
      </w:r>
    </w:p>
    <w:p>
      <w:pPr>
        <w:pStyle w:val="33"/>
        <w:numPr>
          <w:ilvl w:val="0"/>
          <w:numId w:val="14"/>
        </w:numPr>
        <w:ind w:firstLineChars="0"/>
      </w:pPr>
      <w:r>
        <w:rPr>
          <w:rFonts w:hint="eastAsia"/>
          <w:szCs w:val="22"/>
        </w:rPr>
        <w:t>做写入或者delete等操作时，可以考虑分批次执行，避免一次性执行过多的数据。</w:t>
      </w:r>
    </w:p>
    <w:p>
      <w:pPr>
        <w:pStyle w:val="33"/>
        <w:numPr>
          <w:ilvl w:val="0"/>
          <w:numId w:val="14"/>
        </w:numPr>
        <w:ind w:firstLineChars="0"/>
      </w:pPr>
      <w:r>
        <w:rPr>
          <w:szCs w:val="22"/>
        </w:rPr>
        <w:t>字段的种类尽可能用int 或者tinyint类型。另外字段尽可能用NOT NULL</w:t>
      </w:r>
      <w:r>
        <w:rPr>
          <w:rFonts w:hint="eastAsia"/>
          <w:szCs w:val="22"/>
        </w:rPr>
        <w:t>。</w:t>
      </w:r>
    </w:p>
    <w:p>
      <w:pPr>
        <w:pStyle w:val="33"/>
        <w:numPr>
          <w:ilvl w:val="0"/>
          <w:numId w:val="14"/>
        </w:numPr>
        <w:ind w:firstLineChars="0"/>
      </w:pPr>
      <w:r>
        <w:rPr>
          <w:szCs w:val="22"/>
        </w:rPr>
        <w:t>尽量避免在 where 子句中使用!=或&lt;&gt;操作符，否则</w:t>
      </w:r>
      <w:r>
        <w:rPr>
          <w:rFonts w:hint="eastAsia"/>
          <w:szCs w:val="22"/>
        </w:rPr>
        <w:t>可能使mysql</w:t>
      </w:r>
      <w:r>
        <w:rPr>
          <w:szCs w:val="22"/>
        </w:rPr>
        <w:t>放弃使用索引而进行全表扫描</w:t>
      </w:r>
      <w:r>
        <w:rPr>
          <w:rFonts w:hint="eastAsia"/>
          <w:szCs w:val="22"/>
        </w:rPr>
        <w:t>。</w:t>
      </w:r>
    </w:p>
    <w:p>
      <w:pPr>
        <w:pStyle w:val="33"/>
        <w:numPr>
          <w:ilvl w:val="0"/>
          <w:numId w:val="14"/>
        </w:numPr>
        <w:ind w:firstLineChars="0"/>
      </w:pPr>
      <w:r>
        <w:rPr>
          <w:szCs w:val="22"/>
        </w:rPr>
        <w:t>尽量避免在 where 子句中使用 or 来连接条件</w:t>
      </w:r>
      <w:r>
        <w:rPr>
          <w:rFonts w:hint="eastAsia"/>
          <w:szCs w:val="22"/>
        </w:rPr>
        <w:t>。</w:t>
      </w:r>
    </w:p>
    <w:p>
      <w:pPr>
        <w:pStyle w:val="33"/>
        <w:numPr>
          <w:ilvl w:val="0"/>
          <w:numId w:val="14"/>
        </w:numPr>
        <w:ind w:firstLineChars="0"/>
      </w:pPr>
      <w:r>
        <w:rPr>
          <w:rFonts w:hint="eastAsia"/>
          <w:szCs w:val="22"/>
        </w:rPr>
        <w:t>慎用in 和 not in 。</w:t>
      </w:r>
    </w:p>
    <w:p>
      <w:pPr>
        <w:pStyle w:val="33"/>
        <w:numPr>
          <w:ilvl w:val="0"/>
          <w:numId w:val="14"/>
        </w:numPr>
        <w:ind w:firstLineChars="0"/>
      </w:pPr>
      <w:r>
        <w:rPr>
          <w:rFonts w:hint="eastAsia"/>
          <w:szCs w:val="22"/>
        </w:rPr>
        <w:t>避免</w:t>
      </w:r>
      <w:r>
        <w:rPr>
          <w:szCs w:val="22"/>
        </w:rPr>
        <w:t>使用 select * from t ，用具体的字段列表代替“*”，不要返回用不到的任何字段</w:t>
      </w:r>
      <w:r>
        <w:rPr>
          <w:rFonts w:hint="eastAsia"/>
          <w:szCs w:val="22"/>
        </w:rPr>
        <w:t>。</w:t>
      </w:r>
    </w:p>
    <w:p>
      <w:pPr>
        <w:pStyle w:val="33"/>
        <w:numPr>
          <w:ilvl w:val="0"/>
          <w:numId w:val="14"/>
        </w:numPr>
        <w:ind w:firstLineChars="0"/>
      </w:pPr>
      <w:r>
        <w:rPr>
          <w:szCs w:val="22"/>
        </w:rPr>
        <w:t>Update 语句，如果只更改 1、2 个字段，不要 Update 全部字段，否则频繁调用会引起明显的性能消耗，同时带来大量日志</w:t>
      </w:r>
      <w:r>
        <w:rPr>
          <w:rFonts w:hint="eastAsia"/>
          <w:szCs w:val="22"/>
        </w:rPr>
        <w:t>。</w:t>
      </w:r>
    </w:p>
    <w:p>
      <w:pPr>
        <w:pStyle w:val="33"/>
        <w:numPr>
          <w:ilvl w:val="0"/>
          <w:numId w:val="14"/>
        </w:numPr>
        <w:ind w:firstLineChars="0"/>
      </w:pPr>
      <w:r>
        <w:rPr>
          <w:szCs w:val="22"/>
        </w:rPr>
        <w:t>SQL</w:t>
      </w:r>
      <w:r>
        <w:rPr>
          <w:rFonts w:hint="eastAsia"/>
          <w:szCs w:val="22"/>
        </w:rPr>
        <w:t>书写后，应观察该S</w:t>
      </w:r>
      <w:r>
        <w:rPr>
          <w:szCs w:val="22"/>
        </w:rPr>
        <w:t>QL</w:t>
      </w:r>
      <w:r>
        <w:rPr>
          <w:rFonts w:hint="eastAsia"/>
          <w:szCs w:val="22"/>
        </w:rPr>
        <w:t>的执行计划，借助执行计划反馈出来的信息，不断优化，提升S</w:t>
      </w:r>
      <w:r>
        <w:rPr>
          <w:szCs w:val="22"/>
        </w:rPr>
        <w:t>QL</w:t>
      </w:r>
      <w:r>
        <w:rPr>
          <w:rFonts w:hint="eastAsia"/>
          <w:szCs w:val="22"/>
        </w:rPr>
        <w:t>执行效率。</w:t>
      </w:r>
    </w:p>
    <w:p>
      <w:pPr>
        <w:pStyle w:val="33"/>
        <w:numPr>
          <w:ilvl w:val="0"/>
          <w:numId w:val="14"/>
        </w:numPr>
        <w:ind w:firstLineChars="0"/>
      </w:pPr>
      <w:r>
        <w:rPr>
          <w:rFonts w:hint="eastAsia"/>
        </w:rPr>
        <w:t>结合实际业务场景，定期转移生产环境中的历史数据。</w:t>
      </w:r>
    </w:p>
    <w:p/>
    <w:p>
      <w:pPr>
        <w:pStyle w:val="4"/>
      </w:pPr>
      <w:bookmarkStart w:id="30" w:name="_Toc92372396"/>
      <w:r>
        <w:rPr>
          <w:rFonts w:hint="eastAsia"/>
        </w:rPr>
        <w:t>压力测试</w:t>
      </w:r>
      <w:bookmarkEnd w:id="30"/>
      <w:ins w:id="1388" w:author="ArlongWeng" w:date="2022-01-12T08:22:00Z">
        <w:r>
          <w:rPr>
            <w:rFonts w:hint="eastAsia" w:ascii="宋体" w:hAnsi="宋体" w:cs="宋体"/>
            <w:sz w:val="22"/>
            <w:szCs w:val="15"/>
          </w:rPr>
          <w:t>(建议加上样例)</w:t>
        </w:r>
      </w:ins>
    </w:p>
    <w:p>
      <w:pPr>
        <w:rPr>
          <w:szCs w:val="22"/>
        </w:rPr>
      </w:pPr>
      <w:r>
        <w:rPr>
          <w:rFonts w:hint="eastAsia"/>
          <w:szCs w:val="22"/>
        </w:rPr>
        <w:t>为保障系统上线后的稳定运行，按当前及未来一个时期业务量的发展情况，设定压力测试范围，对各接口服务进行压力测试，通过压力测试（压测工具 如：阿里云性能测试PTS</w:t>
      </w:r>
      <w:r>
        <w:rPr>
          <w:szCs w:val="22"/>
        </w:rPr>
        <w:t xml:space="preserve"> </w:t>
      </w:r>
      <w:r>
        <w:rPr>
          <w:rFonts w:hint="eastAsia"/>
          <w:szCs w:val="22"/>
        </w:rPr>
        <w:t>等），对相关的软硬件及网络资源做出合理评估，压力测试通过后，需将测试结论附加到《测试报告》中。</w:t>
      </w:r>
    </w:p>
    <w:p/>
    <w:p>
      <w:pPr>
        <w:pStyle w:val="4"/>
      </w:pPr>
      <w:bookmarkStart w:id="31" w:name="_Toc92372397"/>
      <w:r>
        <w:rPr>
          <w:rFonts w:hint="eastAsia"/>
        </w:rPr>
        <w:t>发现并解决慢调用</w:t>
      </w:r>
      <w:bookmarkEnd w:id="31"/>
      <w:ins w:id="1389" w:author="ArlongWeng" w:date="2022-01-11T14:20:00Z">
        <w:r>
          <w:rPr>
            <w:rFonts w:hint="eastAsia" w:ascii="宋体" w:hAnsi="宋体" w:cs="宋体"/>
            <w:sz w:val="22"/>
            <w:szCs w:val="15"/>
          </w:rPr>
          <w:t>(建议增加监控频率以</w:t>
        </w:r>
      </w:ins>
      <w:ins w:id="1390" w:author="ArlongWeng" w:date="2022-01-11T14:21:00Z">
        <w:r>
          <w:rPr>
            <w:rFonts w:hint="eastAsia" w:ascii="宋体" w:hAnsi="宋体" w:cs="宋体"/>
            <w:sz w:val="22"/>
            <w:szCs w:val="15"/>
          </w:rPr>
          <w:t>便及时发现慢调用的发生</w:t>
        </w:r>
      </w:ins>
      <w:ins w:id="1391" w:author="ArlongWeng" w:date="2022-01-11T14:20:00Z">
        <w:r>
          <w:rPr>
            <w:rFonts w:hint="eastAsia" w:ascii="宋体" w:hAnsi="宋体" w:cs="宋体"/>
            <w:sz w:val="22"/>
            <w:szCs w:val="15"/>
          </w:rPr>
          <w:t>)</w:t>
        </w:r>
      </w:ins>
    </w:p>
    <w:p>
      <w:r>
        <w:rPr>
          <w:rFonts w:hint="eastAsia"/>
        </w:rPr>
        <w:t>借助监控服务（如：阿里云监控产品 等）及时发现慢调用，并及时进行排查、优化慢调用。</w:t>
      </w:r>
    </w:p>
    <w:p>
      <w:pPr>
        <w:pStyle w:val="2"/>
      </w:pPr>
      <w:bookmarkStart w:id="32" w:name="_Toc92372398"/>
      <w:r>
        <w:rPr>
          <w:rFonts w:hint="eastAsia"/>
        </w:rPr>
        <w:t>系统权限管理</w:t>
      </w:r>
      <w:bookmarkEnd w:id="32"/>
      <w:ins w:id="1392" w:author="ArlongWeng" w:date="2022-01-12T08:23:00Z">
        <w:r>
          <w:rPr>
            <w:rFonts w:hint="eastAsia" w:ascii="宋体" w:hAnsi="宋体" w:cs="宋体"/>
            <w:sz w:val="22"/>
            <w:szCs w:val="15"/>
          </w:rPr>
          <w:t>(建议加上样例、图例)</w:t>
        </w:r>
      </w:ins>
    </w:p>
    <w:p>
      <w:r>
        <w:rPr>
          <w:rFonts w:hint="eastAsia"/>
          <w:lang w:eastAsia="zh-Hans"/>
        </w:rPr>
        <w:t>系统权限管理</w:t>
      </w:r>
      <w:r>
        <w:rPr>
          <w:lang w:eastAsia="zh-Hans"/>
        </w:rPr>
        <w:t>，</w:t>
      </w:r>
      <w:r>
        <w:rPr>
          <w:rFonts w:hint="eastAsia"/>
          <w:lang w:eastAsia="zh-Hans"/>
        </w:rPr>
        <w:t>一般是指根据系统设置的安全规则或安全策略</w:t>
      </w:r>
      <w:r>
        <w:rPr>
          <w:lang w:eastAsia="zh-Hans"/>
        </w:rPr>
        <w:t>，</w:t>
      </w:r>
      <w:r>
        <w:rPr>
          <w:rFonts w:hint="eastAsia"/>
          <w:lang w:eastAsia="zh-Hans"/>
        </w:rPr>
        <w:t>用户可以访问且只能访问授权范围内的资源</w:t>
      </w:r>
      <w:r>
        <w:rPr>
          <w:lang w:eastAsia="zh-Hans"/>
        </w:rPr>
        <w:t>（</w:t>
      </w:r>
      <w:r>
        <w:rPr>
          <w:rFonts w:hint="eastAsia"/>
          <w:lang w:eastAsia="zh-Hans"/>
        </w:rPr>
        <w:t>包含页面</w:t>
      </w:r>
      <w:r>
        <w:rPr>
          <w:lang w:eastAsia="zh-Hans"/>
        </w:rPr>
        <w:t>、</w:t>
      </w:r>
      <w:r>
        <w:rPr>
          <w:rFonts w:hint="eastAsia"/>
          <w:lang w:eastAsia="zh-Hans"/>
        </w:rPr>
        <w:t>操作</w:t>
      </w:r>
      <w:r>
        <w:rPr>
          <w:lang w:eastAsia="zh-Hans"/>
        </w:rPr>
        <w:t>、</w:t>
      </w:r>
      <w:r>
        <w:rPr>
          <w:rFonts w:hint="eastAsia"/>
          <w:lang w:eastAsia="zh-Hans"/>
        </w:rPr>
        <w:t>数据</w:t>
      </w:r>
      <w:r>
        <w:rPr>
          <w:lang w:eastAsia="zh-Hans"/>
        </w:rPr>
        <w:t>、</w:t>
      </w:r>
      <w:r>
        <w:rPr>
          <w:rFonts w:hint="eastAsia"/>
          <w:lang w:eastAsia="zh-Hans"/>
        </w:rPr>
        <w:t>图片</w:t>
      </w:r>
      <w:r>
        <w:rPr>
          <w:lang w:eastAsia="zh-Hans"/>
        </w:rPr>
        <w:t>、</w:t>
      </w:r>
      <w:r>
        <w:rPr>
          <w:rFonts w:hint="eastAsia"/>
          <w:lang w:eastAsia="zh-Hans"/>
        </w:rPr>
        <w:t>文件等</w:t>
      </w:r>
      <w:r>
        <w:rPr>
          <w:lang w:eastAsia="zh-Hans"/>
        </w:rPr>
        <w:t>），</w:t>
      </w:r>
      <w:r>
        <w:rPr>
          <w:rFonts w:hint="eastAsia"/>
          <w:lang w:eastAsia="zh-Hans"/>
        </w:rPr>
        <w:t>避免因权限控制异常</w:t>
      </w:r>
      <w:r>
        <w:rPr>
          <w:lang w:eastAsia="zh-Hans"/>
        </w:rPr>
        <w:t>、</w:t>
      </w:r>
      <w:r>
        <w:rPr>
          <w:rFonts w:hint="eastAsia"/>
          <w:lang w:eastAsia="zh-Hans"/>
        </w:rPr>
        <w:t>操作不当等引发资安等风险问题</w:t>
      </w:r>
      <w:r>
        <w:rPr>
          <w:lang w:eastAsia="zh-Hans"/>
        </w:rPr>
        <w:t>，</w:t>
      </w:r>
      <w:r>
        <w:rPr>
          <w:rFonts w:hint="eastAsia"/>
          <w:lang w:eastAsia="zh-Hans"/>
        </w:rPr>
        <w:t>如：越权操作</w:t>
      </w:r>
      <w:r>
        <w:rPr>
          <w:lang w:eastAsia="zh-Hans"/>
        </w:rPr>
        <w:t>、</w:t>
      </w:r>
      <w:r>
        <w:rPr>
          <w:rFonts w:hint="eastAsia"/>
          <w:lang w:eastAsia="zh-Hans"/>
        </w:rPr>
        <w:t>数据泄露等</w:t>
      </w:r>
      <w:r>
        <w:rPr>
          <w:lang w:eastAsia="zh-Hans"/>
        </w:rPr>
        <w:t>。</w:t>
      </w:r>
      <w:r>
        <w:rPr>
          <w:rFonts w:hint="eastAsia"/>
        </w:rPr>
        <w:t>通常情况下，我们将权限划分为：功能权限 及 数据权限。</w:t>
      </w:r>
    </w:p>
    <w:p>
      <w:pPr>
        <w:pStyle w:val="3"/>
        <w:rPr>
          <w:lang w:eastAsia="zh-Hans"/>
        </w:rPr>
      </w:pPr>
      <w:bookmarkStart w:id="33" w:name="_Toc92372399"/>
      <w:r>
        <w:rPr>
          <w:rFonts w:hint="eastAsia"/>
          <w:lang w:eastAsia="zh-Hans"/>
        </w:rPr>
        <w:t>功能权限</w:t>
      </w:r>
      <w:bookmarkEnd w:id="33"/>
    </w:p>
    <w:p>
      <w:r>
        <w:rPr>
          <w:rFonts w:hint="eastAsia"/>
          <w:lang w:eastAsia="zh-Hans"/>
        </w:rPr>
        <w:t>用户能否打开或操作某个功能界面，取决于该用户 或 该用户所对应的角色 是否被授予了该功能界面所对应的菜单之权限。换言之，用户登录系统成功后，所能看到的所有功能菜单，即为该用户所拥有的全部功能的集合。</w:t>
      </w:r>
    </w:p>
    <w:p>
      <w:pPr>
        <w:pStyle w:val="3"/>
        <w:rPr>
          <w:lang w:eastAsia="zh-Hans"/>
        </w:rPr>
      </w:pPr>
      <w:bookmarkStart w:id="34" w:name="_Toc92372400"/>
      <w:r>
        <w:rPr>
          <w:rFonts w:hint="eastAsia"/>
          <w:lang w:eastAsia="zh-Hans"/>
        </w:rPr>
        <w:t>数据权限</w:t>
      </w:r>
      <w:bookmarkEnd w:id="34"/>
    </w:p>
    <w:p>
      <w:r>
        <w:rPr>
          <w:rFonts w:hint="eastAsia"/>
          <w:lang w:eastAsia="zh-Hans"/>
        </w:rPr>
        <w:t>用户仅有“功能权限”，若没有“数据权限”，则不足以支撑</w:t>
      </w:r>
      <w:r>
        <w:rPr>
          <w:rFonts w:hint="eastAsia"/>
        </w:rPr>
        <w:t>用户的正常操作，需要对用户进行“数据权限”的授权之后，方可正常使用该功能。以“订单管理”功能画面为例：A用户被授予了“订单管理”功能菜单，但该A用户未被授予任何数据权限；此时，A用户可以正常打开该功能界面，但是无法在该界面对任何组织的订单数据进行操作（如：查询订单、新增订单、修改订单）；若成功向权限管理员申请到“</w:t>
      </w:r>
      <w:r>
        <w:t>XX</w:t>
      </w:r>
      <w:r>
        <w:rPr>
          <w:rFonts w:hint="eastAsia"/>
        </w:rPr>
        <w:t>营业所”的数据权限后，则A用户就可以在“订单管理”界面中对“</w:t>
      </w:r>
      <w:r>
        <w:t>XX</w:t>
      </w:r>
      <w:r>
        <w:rPr>
          <w:rFonts w:hint="eastAsia"/>
        </w:rPr>
        <w:t>营业所”的订单进行相应的操作了。</w:t>
      </w:r>
    </w:p>
    <w:p>
      <w:pPr>
        <w:pStyle w:val="3"/>
        <w:rPr>
          <w:lang w:eastAsia="zh-Hans"/>
        </w:rPr>
      </w:pPr>
      <w:bookmarkStart w:id="35" w:name="_Toc92372401"/>
      <w:r>
        <w:rPr>
          <w:rFonts w:hint="eastAsia"/>
          <w:lang w:eastAsia="zh-Hans"/>
        </w:rPr>
        <w:t>权限授予与变更</w:t>
      </w:r>
      <w:bookmarkEnd w:id="35"/>
    </w:p>
    <w:p>
      <w:r>
        <w:rPr>
          <w:rFonts w:hint="eastAsia"/>
          <w:lang w:eastAsia="zh-Hans"/>
        </w:rPr>
        <w:t>“功能权限”及“数据权限”应依据用户实际工作之需求在O</w:t>
      </w:r>
      <w:r>
        <w:rPr>
          <w:lang w:eastAsia="zh-Hans"/>
        </w:rPr>
        <w:t>A</w:t>
      </w:r>
      <w:r>
        <w:rPr>
          <w:rFonts w:hint="eastAsia"/>
          <w:lang w:eastAsia="zh-Hans"/>
        </w:rPr>
        <w:t>系统中提报“账号申请单”，经各级主管审批同意后，由相应“系统权限管理员”或“权限管理接口服务”进行权限授予与变更。</w:t>
      </w:r>
    </w:p>
    <w:p>
      <w:pPr>
        <w:pStyle w:val="2"/>
        <w:rPr>
          <w:rFonts w:ascii="宋体" w:hAnsi="宋体" w:cs="宋体"/>
          <w:sz w:val="22"/>
          <w:szCs w:val="10"/>
        </w:rPr>
      </w:pPr>
      <w:bookmarkStart w:id="36" w:name="_Toc92372402"/>
      <w:r>
        <w:rPr>
          <w:rFonts w:hint="eastAsia"/>
        </w:rPr>
        <w:t>数据交互管理</w:t>
      </w:r>
      <w:bookmarkEnd w:id="36"/>
      <w:ins w:id="1393" w:author="ArlongWeng" w:date="2022-01-11T14:24:00Z">
        <w:r>
          <w:rPr>
            <w:rFonts w:hint="eastAsia" w:ascii="宋体" w:hAnsi="宋体" w:cs="宋体"/>
            <w:sz w:val="22"/>
            <w:szCs w:val="10"/>
          </w:rPr>
          <w:t>(建议增加数据权限管理和</w:t>
        </w:r>
      </w:ins>
      <w:ins w:id="1394" w:author="ArlongWeng" w:date="2022-01-11T14:25:00Z">
        <w:r>
          <w:rPr>
            <w:rFonts w:hint="eastAsia" w:ascii="宋体" w:hAnsi="宋体" w:cs="宋体"/>
            <w:sz w:val="22"/>
            <w:szCs w:val="10"/>
          </w:rPr>
          <w:t>交互监控管理，以保障数据交互的安全性和稳定性</w:t>
        </w:r>
      </w:ins>
      <w:ins w:id="1395" w:author="ArlongWeng" w:date="2022-01-11T14:24:00Z">
        <w:r>
          <w:rPr>
            <w:rFonts w:hint="eastAsia" w:ascii="宋体" w:hAnsi="宋体" w:cs="宋体"/>
            <w:sz w:val="22"/>
            <w:szCs w:val="10"/>
          </w:rPr>
          <w:t>)</w:t>
        </w:r>
      </w:ins>
    </w:p>
    <w:p>
      <w:r>
        <w:rPr>
          <w:rFonts w:hint="eastAsia"/>
        </w:rPr>
        <w:t>数据交互分为内部交互、外部交互。</w:t>
      </w:r>
    </w:p>
    <w:p>
      <w:pPr>
        <w:pStyle w:val="3"/>
      </w:pPr>
      <w:bookmarkStart w:id="37" w:name="_Toc92372403"/>
      <w:r>
        <w:rPr>
          <w:rFonts w:hint="eastAsia"/>
        </w:rPr>
        <w:t>内部交互</w:t>
      </w:r>
      <w:bookmarkEnd w:id="37"/>
      <w:ins w:id="1396" w:author="ArlongWeng" w:date="2022-01-12T08:23:00Z">
        <w:r>
          <w:rPr>
            <w:rFonts w:hint="eastAsia" w:ascii="宋体" w:hAnsi="宋体" w:cs="宋体"/>
            <w:sz w:val="22"/>
            <w:szCs w:val="15"/>
          </w:rPr>
          <w:t>(建议加上样例、图例，以及安全</w:t>
        </w:r>
      </w:ins>
      <w:ins w:id="1397" w:author="ArlongWeng" w:date="2022-01-12T08:24:00Z">
        <w:r>
          <w:rPr>
            <w:rFonts w:hint="eastAsia" w:ascii="宋体" w:hAnsi="宋体" w:cs="宋体"/>
            <w:sz w:val="22"/>
            <w:szCs w:val="15"/>
          </w:rPr>
          <w:t>机制要求等</w:t>
        </w:r>
      </w:ins>
      <w:ins w:id="1398" w:author="ArlongWeng" w:date="2022-01-12T08:23:00Z">
        <w:r>
          <w:rPr>
            <w:rFonts w:hint="eastAsia" w:ascii="宋体" w:hAnsi="宋体" w:cs="宋体"/>
            <w:sz w:val="22"/>
            <w:szCs w:val="15"/>
          </w:rPr>
          <w:t>)</w:t>
        </w:r>
      </w:ins>
    </w:p>
    <w:p>
      <w:pPr>
        <w:pStyle w:val="33"/>
        <w:numPr>
          <w:ilvl w:val="0"/>
          <w:numId w:val="15"/>
        </w:numPr>
        <w:ind w:firstLineChars="0"/>
      </w:pPr>
      <w:r>
        <w:t>A</w:t>
      </w:r>
      <w:r>
        <w:rPr>
          <w:rFonts w:hint="eastAsia"/>
        </w:rPr>
        <w:t>pi服务模式</w:t>
      </w:r>
    </w:p>
    <w:p>
      <w:pPr>
        <w:pStyle w:val="33"/>
        <w:numPr>
          <w:ilvl w:val="0"/>
          <w:numId w:val="15"/>
        </w:numPr>
        <w:ind w:firstLineChars="0"/>
      </w:pPr>
      <w:r>
        <w:rPr>
          <w:rFonts w:hint="eastAsia"/>
        </w:rPr>
        <w:t>若交互双方均支持阿里云环境，推荐D</w:t>
      </w:r>
      <w:r>
        <w:t>TS+ADB</w:t>
      </w:r>
      <w:r>
        <w:rPr>
          <w:rFonts w:hint="eastAsia"/>
        </w:rPr>
        <w:t>模式</w:t>
      </w:r>
    </w:p>
    <w:p>
      <w:pPr>
        <w:pStyle w:val="33"/>
        <w:numPr>
          <w:ilvl w:val="0"/>
          <w:numId w:val="15"/>
        </w:numPr>
        <w:ind w:firstLineChars="0"/>
      </w:pPr>
      <w:r>
        <w:t>d</w:t>
      </w:r>
      <w:r>
        <w:rPr>
          <w:rFonts w:hint="eastAsia"/>
        </w:rPr>
        <w:t>blink模式（不推荐）</w:t>
      </w:r>
    </w:p>
    <w:p>
      <w:pPr>
        <w:pStyle w:val="3"/>
      </w:pPr>
      <w:bookmarkStart w:id="38" w:name="_Toc92372404"/>
      <w:r>
        <w:rPr>
          <w:rFonts w:hint="eastAsia"/>
        </w:rPr>
        <w:t>外部交互</w:t>
      </w:r>
      <w:bookmarkEnd w:id="38"/>
    </w:p>
    <w:p>
      <w:r>
        <w:rPr>
          <w:rFonts w:hint="eastAsia"/>
        </w:rPr>
        <w:t>api服务（注意：必要的数据脱敏与权限管控）</w:t>
      </w:r>
    </w:p>
    <w:p>
      <w:pPr>
        <w:pStyle w:val="2"/>
      </w:pPr>
      <w:bookmarkStart w:id="39" w:name="_Toc92372405"/>
      <w:r>
        <w:rPr>
          <w:rFonts w:hint="eastAsia"/>
        </w:rPr>
        <w:t>迭代发布管理</w:t>
      </w:r>
      <w:bookmarkEnd w:id="39"/>
      <w:ins w:id="1399" w:author="ArlongWeng" w:date="2022-01-11T16:57:00Z">
        <w:r>
          <w:rPr>
            <w:rFonts w:hint="eastAsia" w:ascii="宋体" w:hAnsi="宋体" w:cs="宋体"/>
            <w:sz w:val="22"/>
            <w:szCs w:val="15"/>
          </w:rPr>
          <w:t>(建议增加</w:t>
        </w:r>
      </w:ins>
      <w:ins w:id="1400" w:author="ArlongWeng" w:date="2022-01-11T16:58:00Z">
        <w:r>
          <w:rPr>
            <w:rFonts w:hint="eastAsia" w:ascii="宋体" w:hAnsi="宋体" w:cs="宋体"/>
            <w:sz w:val="22"/>
            <w:szCs w:val="15"/>
          </w:rPr>
          <w:t>相关章节对应的</w:t>
        </w:r>
      </w:ins>
      <w:ins w:id="1401" w:author="ArlongWeng" w:date="2022-01-11T16:57:00Z">
        <w:r>
          <w:rPr>
            <w:rFonts w:hint="eastAsia" w:ascii="宋体" w:hAnsi="宋体" w:cs="宋体"/>
            <w:sz w:val="22"/>
            <w:szCs w:val="15"/>
          </w:rPr>
          <w:t>图例增强本规范的理解性)</w:t>
        </w:r>
      </w:ins>
    </w:p>
    <w:p>
      <w:pPr>
        <w:pStyle w:val="3"/>
      </w:pPr>
      <w:bookmarkStart w:id="40" w:name="_Toc92372406"/>
      <w:r>
        <w:rPr>
          <w:rFonts w:hint="eastAsia"/>
        </w:rPr>
        <w:t>代码提交</w:t>
      </w:r>
      <w:bookmarkEnd w:id="40"/>
    </w:p>
    <w:p>
      <w:pPr>
        <w:pStyle w:val="33"/>
        <w:numPr>
          <w:ilvl w:val="0"/>
          <w:numId w:val="16"/>
        </w:numPr>
        <w:ind w:firstLineChars="0"/>
      </w:pPr>
      <w:r>
        <w:rPr>
          <w:rFonts w:hint="eastAsia"/>
        </w:rPr>
        <w:t>代码更新迭代通过gitlab上传下载</w:t>
      </w:r>
    </w:p>
    <w:p>
      <w:pPr>
        <w:pStyle w:val="33"/>
        <w:numPr>
          <w:ilvl w:val="0"/>
          <w:numId w:val="16"/>
        </w:numPr>
        <w:ind w:firstLineChars="0"/>
      </w:pPr>
      <w:r>
        <w:rPr>
          <w:rFonts w:hint="eastAsia"/>
        </w:rPr>
        <w:t>gitlab每个</w:t>
      </w:r>
      <w:commentRangeStart w:id="0"/>
      <w:r>
        <w:rPr>
          <w:rFonts w:hint="eastAsia"/>
        </w:rPr>
        <w:t>工程</w:t>
      </w:r>
      <w:commentRangeEnd w:id="0"/>
      <w:r>
        <w:commentReference w:id="0"/>
      </w:r>
      <w:r>
        <w:rPr>
          <w:rFonts w:hint="eastAsia"/>
        </w:rPr>
        <w:t>分别对应三个主要分支dev(开发环境)、test(测试环境)、master(正式/生产环境)</w:t>
      </w:r>
    </w:p>
    <w:p>
      <w:pPr>
        <w:pStyle w:val="33"/>
        <w:numPr>
          <w:ilvl w:val="1"/>
          <w:numId w:val="16"/>
        </w:numPr>
        <w:ind w:firstLineChars="0"/>
      </w:pPr>
      <w:r>
        <w:rPr>
          <w:rFonts w:hint="eastAsia"/>
        </w:rPr>
        <w:t>dev和test分支代码提交代码权限可下放各开发人员。</w:t>
      </w:r>
    </w:p>
    <w:p>
      <w:pPr>
        <w:pStyle w:val="33"/>
        <w:numPr>
          <w:ilvl w:val="1"/>
          <w:numId w:val="16"/>
        </w:numPr>
        <w:ind w:firstLineChars="0"/>
      </w:pPr>
      <w:r>
        <w:rPr>
          <w:rFonts w:hint="eastAsia"/>
        </w:rPr>
        <w:t>Master分支代码管理权限给项目leader或代理人，负责代码合并</w:t>
      </w:r>
    </w:p>
    <w:p>
      <w:pPr>
        <w:pStyle w:val="3"/>
      </w:pPr>
      <w:bookmarkStart w:id="41" w:name="_Toc92372407"/>
      <w:r>
        <w:rPr>
          <w:rFonts w:hint="eastAsia"/>
        </w:rPr>
        <w:t>代码迭代</w:t>
      </w:r>
      <w:bookmarkEnd w:id="41"/>
    </w:p>
    <w:p>
      <w:pPr>
        <w:pStyle w:val="33"/>
        <w:numPr>
          <w:ilvl w:val="0"/>
          <w:numId w:val="17"/>
        </w:numPr>
        <w:ind w:firstLineChars="0"/>
      </w:pPr>
      <w:r>
        <w:rPr>
          <w:rFonts w:hint="eastAsia"/>
        </w:rPr>
        <w:t>开发代码在dev环境进行，功能开发，内部测试完毕后推送至test分支发布测试环境</w:t>
      </w:r>
    </w:p>
    <w:p>
      <w:pPr>
        <w:pStyle w:val="33"/>
        <w:numPr>
          <w:ilvl w:val="0"/>
          <w:numId w:val="17"/>
        </w:numPr>
        <w:ind w:firstLineChars="0"/>
      </w:pPr>
      <w:r>
        <w:rPr>
          <w:rFonts w:hint="eastAsia"/>
        </w:rPr>
        <w:t>若测试有问题且dev环境正在开发其他模块代码，从test远程获取分支做调整，无误后提交test并合并到dev分支。</w:t>
      </w:r>
    </w:p>
    <w:p>
      <w:pPr>
        <w:pStyle w:val="33"/>
        <w:numPr>
          <w:ilvl w:val="0"/>
          <w:numId w:val="17"/>
        </w:numPr>
        <w:ind w:firstLineChars="0"/>
      </w:pPr>
      <w:r>
        <w:rPr>
          <w:rFonts w:hint="eastAsia"/>
        </w:rPr>
        <w:t>test分支测试无误后，由test分支推送至master分支。</w:t>
      </w:r>
    </w:p>
    <w:p>
      <w:pPr>
        <w:pStyle w:val="33"/>
        <w:numPr>
          <w:ilvl w:val="0"/>
          <w:numId w:val="17"/>
        </w:numPr>
        <w:ind w:firstLineChars="0"/>
      </w:pPr>
      <w:r>
        <w:rPr>
          <w:rFonts w:hint="eastAsia"/>
        </w:rPr>
        <w:t>每次代码合并之后必须打对应的tag。</w:t>
      </w:r>
    </w:p>
    <w:p>
      <w:pPr>
        <w:pStyle w:val="3"/>
      </w:pPr>
      <w:bookmarkStart w:id="42" w:name="_Toc92372408"/>
      <w:r>
        <w:rPr>
          <w:rFonts w:hint="eastAsia"/>
        </w:rPr>
        <w:t>程序版本</w:t>
      </w:r>
      <w:bookmarkEnd w:id="42"/>
    </w:p>
    <w:p>
      <w:pPr>
        <w:pStyle w:val="33"/>
        <w:numPr>
          <w:ilvl w:val="0"/>
          <w:numId w:val="18"/>
        </w:numPr>
        <w:ind w:firstLineChars="0"/>
      </w:pPr>
      <w:r>
        <w:rPr>
          <w:rFonts w:hint="eastAsia"/>
          <w:szCs w:val="22"/>
        </w:rPr>
        <w:t>标准的版本号必须（MUST）采用 X.Y.Z 的格式，其中 X、Y 和 Z 为非负的整数，且禁止（MUST NOT）在数字前方补零。X 是主版本号、Y 是次版本号、而 Z 为修订号。每个元素必须（MUST）以数值来递增。例如：1.9.1 -&gt; 1.10.0 -&gt; 1.11.0。</w:t>
      </w:r>
    </w:p>
    <w:p>
      <w:pPr>
        <w:pStyle w:val="33"/>
        <w:numPr>
          <w:ilvl w:val="0"/>
          <w:numId w:val="18"/>
        </w:numPr>
        <w:ind w:firstLineChars="0"/>
      </w:pPr>
      <w:r>
        <w:rPr>
          <w:szCs w:val="22"/>
        </w:rPr>
        <w:t>标记版本号的软件发行后，禁止（MUST NOT）改变该版本软件的内容。任何修改都必须（MUST）以新版本发行</w:t>
      </w:r>
      <w:r>
        <w:rPr>
          <w:rFonts w:hint="eastAsia"/>
          <w:szCs w:val="22"/>
        </w:rPr>
        <w:t>。</w:t>
      </w:r>
    </w:p>
    <w:p>
      <w:pPr>
        <w:pStyle w:val="33"/>
        <w:numPr>
          <w:ilvl w:val="0"/>
          <w:numId w:val="18"/>
        </w:numPr>
        <w:ind w:firstLineChars="0"/>
      </w:pPr>
      <w:r>
        <w:rPr>
          <w:szCs w:val="22"/>
        </w:rPr>
        <w:t>主版本号为零（0.y.z）的软件处于开发初始阶段，一切都可能随时被改变。这样的公共 API 不应该被视为稳定版。</w:t>
      </w:r>
    </w:p>
    <w:p>
      <w:pPr>
        <w:pStyle w:val="33"/>
        <w:numPr>
          <w:ilvl w:val="0"/>
          <w:numId w:val="18"/>
        </w:numPr>
        <w:ind w:firstLineChars="0"/>
      </w:pPr>
      <w:r>
        <w:rPr>
          <w:szCs w:val="22"/>
        </w:rPr>
        <w:t>1.0.0的版本号用于界定公共 API 的形成。这一版本之后所有的版本号更新都基于公共 API 及其修改内容。</w:t>
      </w:r>
    </w:p>
    <w:p>
      <w:pPr>
        <w:pStyle w:val="33"/>
        <w:numPr>
          <w:ilvl w:val="0"/>
          <w:numId w:val="18"/>
        </w:numPr>
        <w:ind w:firstLineChars="0"/>
      </w:pPr>
      <w:r>
        <w:rPr>
          <w:szCs w:val="22"/>
        </w:rPr>
        <w:t>修订号 Z（x.y.Z | x &gt; 0）必须（MUST）在只做了向下兼容的修正时才递增。这里的修正指的是针对不正确结果而进行的内部修改。</w:t>
      </w:r>
    </w:p>
    <w:p>
      <w:pPr>
        <w:pStyle w:val="33"/>
        <w:numPr>
          <w:ilvl w:val="0"/>
          <w:numId w:val="18"/>
        </w:numPr>
        <w:ind w:firstLineChars="0"/>
      </w:pPr>
      <w:r>
        <w:rPr>
          <w:szCs w:val="22"/>
        </w:rPr>
        <w:t>次版本号 Y（x.Y.z | x &gt; 0）必须（MUST）在有向下兼容的新功能出现时递增。在任何公共 API 的功能被标记为弃用时也必须（MUST）递增。也可以（MAY）在内部程序有大量新功能或改进被加入时递增，其中可以（MAY）包括修订级别的改变。每当次版本号递增时，修订号必须（MUST）归零。</w:t>
      </w:r>
    </w:p>
    <w:p>
      <w:pPr>
        <w:pStyle w:val="33"/>
        <w:numPr>
          <w:ilvl w:val="0"/>
          <w:numId w:val="18"/>
        </w:numPr>
        <w:ind w:firstLineChars="0"/>
      </w:pPr>
      <w:r>
        <w:rPr>
          <w:szCs w:val="22"/>
        </w:rPr>
        <w:t>主版本号 X（X.y.z | X &gt; 0）必须（MUST）在有任何不兼容的修改被加入公共 API 时递增。其中可以（MAY）包括次版本号及修订级别的改变。每当主版本号递增时，次版本号和修订号必须（MUST）归零。</w:t>
      </w:r>
    </w:p>
    <w:p>
      <w:pPr>
        <w:pStyle w:val="3"/>
      </w:pPr>
      <w:bookmarkStart w:id="43" w:name="_Toc92372409"/>
      <w:r>
        <w:rPr>
          <w:rFonts w:hint="eastAsia"/>
        </w:rPr>
        <w:t>程序发布</w:t>
      </w:r>
      <w:bookmarkEnd w:id="43"/>
    </w:p>
    <w:p>
      <w:r>
        <w:rPr>
          <w:rFonts w:hint="eastAsia"/>
        </w:rPr>
        <w:t>程序发布在流程上须符合本规范中项目管理章节所述之条款进行管控；程序发布时，通过打tag来区分当前的版本和之前运行正常的版本，tag命名可根据项目发布次数或者应用程序内部版本命名 如:v.0.0.1 依次类推v.0.0.2……</w:t>
      </w:r>
    </w:p>
    <w:p>
      <w:pPr>
        <w:numPr>
          <w:ilvl w:val="0"/>
          <w:numId w:val="19"/>
        </w:numPr>
      </w:pPr>
      <w:r>
        <w:rPr>
          <w:rFonts w:hint="eastAsia"/>
        </w:rPr>
        <w:t>针对旧版本的修复版命名</w:t>
      </w:r>
    </w:p>
    <w:p>
      <w:pPr>
        <w:ind w:left="425"/>
      </w:pPr>
      <w:r>
        <w:rPr>
          <w:rFonts w:hint="eastAsia"/>
        </w:rPr>
        <w:t>如:v0.0.1.1</w:t>
      </w:r>
    </w:p>
    <w:p>
      <w:pPr>
        <w:numPr>
          <w:ilvl w:val="0"/>
          <w:numId w:val="19"/>
        </w:numPr>
      </w:pPr>
      <w:r>
        <w:rPr>
          <w:rFonts w:hint="eastAsia"/>
        </w:rPr>
        <w:t>新功能上线 命名v0.0.2……</w:t>
      </w:r>
    </w:p>
    <w:p>
      <w:pPr>
        <w:pStyle w:val="33"/>
        <w:numPr>
          <w:ilvl w:val="0"/>
          <w:numId w:val="19"/>
        </w:numPr>
        <w:ind w:firstLineChars="0"/>
      </w:pPr>
      <w:r>
        <w:rPr>
          <w:rFonts w:hint="eastAsia"/>
        </w:rPr>
        <w:t>发布使用kenkis，选择所需发布的tag进行。</w:t>
      </w:r>
    </w:p>
    <w:p>
      <w:pPr>
        <w:pStyle w:val="2"/>
      </w:pPr>
      <w:bookmarkStart w:id="44" w:name="_Toc92372410"/>
      <w:r>
        <w:rPr>
          <w:rFonts w:hint="eastAsia"/>
        </w:rPr>
        <w:t>应用监控管理</w:t>
      </w:r>
      <w:bookmarkEnd w:id="44"/>
      <w:ins w:id="1402" w:author="ArlongWeng" w:date="2022-01-11T16:58:00Z">
        <w:r>
          <w:rPr>
            <w:rFonts w:hint="eastAsia" w:ascii="宋体" w:hAnsi="宋体" w:cs="宋体"/>
            <w:sz w:val="22"/>
            <w:szCs w:val="15"/>
          </w:rPr>
          <w:t>(建议增加图例增强本规范的理解性</w:t>
        </w:r>
      </w:ins>
      <w:ins w:id="1403" w:author="ArlongWeng" w:date="2022-01-11T16:59:00Z">
        <w:r>
          <w:rPr>
            <w:rFonts w:hint="eastAsia" w:ascii="宋体" w:hAnsi="宋体" w:cs="宋体"/>
            <w:sz w:val="22"/>
            <w:szCs w:val="15"/>
          </w:rPr>
          <w:t>，增加监控频率和责任人</w:t>
        </w:r>
      </w:ins>
      <w:ins w:id="1404" w:author="ArlongWeng" w:date="2022-01-11T16:58:00Z">
        <w:r>
          <w:rPr>
            <w:rFonts w:hint="eastAsia" w:ascii="宋体" w:hAnsi="宋体" w:cs="宋体"/>
            <w:sz w:val="22"/>
            <w:szCs w:val="15"/>
          </w:rPr>
          <w:t>)</w:t>
        </w:r>
      </w:ins>
    </w:p>
    <w:p>
      <w:r>
        <w:rPr>
          <w:rFonts w:hint="eastAsia"/>
          <w:lang w:eastAsia="zh-Hans"/>
        </w:rPr>
        <w:t>应用监控体系建设纬度及具体措施如下</w:t>
      </w:r>
      <w:r>
        <w:rPr>
          <w:lang w:eastAsia="zh-Hans"/>
        </w:rPr>
        <w:t>：</w:t>
      </w:r>
    </w:p>
    <w:p>
      <w:pPr>
        <w:pStyle w:val="33"/>
        <w:numPr>
          <w:ilvl w:val="0"/>
          <w:numId w:val="20"/>
        </w:numPr>
        <w:ind w:firstLineChars="0"/>
      </w:pPr>
      <w:r>
        <w:rPr>
          <w:rFonts w:hint="eastAsia"/>
          <w:lang w:eastAsia="zh-Hans"/>
        </w:rPr>
        <w:t>基础设施维度监控，如cpu，内存，硬盘，网络，服务器存活性等</w:t>
      </w:r>
      <w:r>
        <w:rPr>
          <w:lang w:eastAsia="zh-Hans"/>
        </w:rPr>
        <w:t>；</w:t>
      </w:r>
    </w:p>
    <w:p>
      <w:pPr>
        <w:pStyle w:val="33"/>
        <w:numPr>
          <w:ilvl w:val="0"/>
          <w:numId w:val="20"/>
        </w:numPr>
        <w:ind w:firstLineChars="0"/>
      </w:pPr>
      <w:r>
        <w:rPr>
          <w:rFonts w:hint="eastAsia"/>
          <w:lang w:eastAsia="zh-Hans"/>
        </w:rPr>
        <w:t>应用维度监控，如程序进程存活，程序端口存活，应用url可用性、延迟等</w:t>
      </w:r>
      <w:r>
        <w:rPr>
          <w:lang w:eastAsia="zh-Hans"/>
        </w:rPr>
        <w:t>；</w:t>
      </w:r>
    </w:p>
    <w:p>
      <w:pPr>
        <w:pStyle w:val="33"/>
        <w:numPr>
          <w:ilvl w:val="0"/>
          <w:numId w:val="20"/>
        </w:numPr>
        <w:ind w:firstLineChars="0"/>
      </w:pPr>
      <w:r>
        <w:rPr>
          <w:rFonts w:hint="eastAsia"/>
          <w:lang w:eastAsia="zh-Hans"/>
        </w:rPr>
        <w:t>中间件维度监控，如jvm性能监控，redis性能监控，mysql性能监控，mq性能监控等</w:t>
      </w:r>
      <w:r>
        <w:rPr>
          <w:lang w:eastAsia="zh-Hans"/>
        </w:rPr>
        <w:t>；</w:t>
      </w:r>
    </w:p>
    <w:p>
      <w:pPr>
        <w:pStyle w:val="33"/>
        <w:numPr>
          <w:ilvl w:val="0"/>
          <w:numId w:val="20"/>
        </w:numPr>
        <w:ind w:firstLineChars="0"/>
      </w:pPr>
      <w:r>
        <w:rPr>
          <w:rFonts w:hint="eastAsia"/>
          <w:lang w:eastAsia="zh-Hans"/>
        </w:rPr>
        <w:t>应用链路维度监控，如各服务间的接口调用性能，接口调用次数，接口相互间调用链路等</w:t>
      </w:r>
      <w:r>
        <w:rPr>
          <w:lang w:eastAsia="zh-Hans"/>
        </w:rPr>
        <w:t>；</w:t>
      </w:r>
    </w:p>
    <w:p>
      <w:pPr>
        <w:pStyle w:val="33"/>
        <w:numPr>
          <w:ilvl w:val="0"/>
          <w:numId w:val="20"/>
        </w:numPr>
        <w:ind w:firstLineChars="0"/>
      </w:pPr>
      <w:r>
        <w:rPr>
          <w:rFonts w:hint="eastAsia"/>
          <w:lang w:eastAsia="zh-Hans"/>
        </w:rPr>
        <w:t>日志体系，如应用日志格化输出，应用日志采集，应用日志访问等</w:t>
      </w:r>
      <w:r>
        <w:rPr>
          <w:lang w:eastAsia="zh-Hans"/>
        </w:rPr>
        <w:t>。</w:t>
      </w:r>
    </w:p>
    <w:p>
      <w:r>
        <w:rPr>
          <w:rFonts w:hint="eastAsia"/>
          <w:lang w:eastAsia="zh-Hans"/>
        </w:rPr>
        <w:t>目前</w:t>
      </w:r>
      <w:r>
        <w:rPr>
          <w:lang w:eastAsia="zh-Hans"/>
        </w:rPr>
        <w:t>，</w:t>
      </w:r>
      <w:r>
        <w:rPr>
          <w:rFonts w:hint="eastAsia"/>
          <w:lang w:eastAsia="zh-Hans"/>
        </w:rPr>
        <w:t>云上系统比较方便的集成多种类型的监控策略</w:t>
      </w:r>
      <w:r>
        <w:rPr>
          <w:lang w:eastAsia="zh-Hans"/>
        </w:rPr>
        <w:t>，</w:t>
      </w:r>
      <w:r>
        <w:rPr>
          <w:rFonts w:hint="eastAsia"/>
          <w:lang w:eastAsia="zh-Hans"/>
        </w:rPr>
        <w:t>例如</w:t>
      </w:r>
      <w:r>
        <w:rPr>
          <w:lang w:eastAsia="zh-Hans"/>
        </w:rPr>
        <w:t>，</w:t>
      </w:r>
      <w:r>
        <w:rPr>
          <w:rFonts w:hint="eastAsia"/>
          <w:lang w:eastAsia="zh-Hans"/>
        </w:rPr>
        <w:t>arms</w:t>
      </w:r>
      <w:r>
        <w:rPr>
          <w:lang w:eastAsia="zh-Hans"/>
        </w:rPr>
        <w:t>、</w:t>
      </w:r>
      <w:r>
        <w:rPr>
          <w:rFonts w:hint="eastAsia"/>
          <w:lang w:eastAsia="zh-Hans"/>
        </w:rPr>
        <w:t>redis监控</w:t>
      </w:r>
      <w:r>
        <w:rPr>
          <w:lang w:eastAsia="zh-Hans"/>
        </w:rPr>
        <w:t>、</w:t>
      </w:r>
      <w:r>
        <w:rPr>
          <w:rFonts w:hint="eastAsia"/>
          <w:lang w:eastAsia="zh-Hans"/>
        </w:rPr>
        <w:t>数据库监控等</w:t>
      </w:r>
      <w:r>
        <w:rPr>
          <w:lang w:eastAsia="zh-Hans"/>
        </w:rPr>
        <w:t>、</w:t>
      </w:r>
      <w:r>
        <w:rPr>
          <w:rFonts w:hint="eastAsia"/>
          <w:lang w:eastAsia="zh-Hans"/>
        </w:rPr>
        <w:t>日志系统等</w:t>
      </w:r>
      <w:r>
        <w:rPr>
          <w:lang w:eastAsia="zh-Hans"/>
        </w:rPr>
        <w:t>。</w:t>
      </w:r>
      <w:r>
        <w:rPr>
          <w:rFonts w:hint="eastAsia"/>
          <w:lang w:eastAsia="zh-Hans"/>
        </w:rPr>
        <w:t>IDC部署程序则需要自行开发监控系统或整合第三方开源监控软件进行多纬度</w:t>
      </w:r>
      <w:r>
        <w:rPr>
          <w:lang w:eastAsia="zh-Hans"/>
        </w:rPr>
        <w:t>、</w:t>
      </w:r>
      <w:r>
        <w:rPr>
          <w:rFonts w:hint="eastAsia"/>
          <w:lang w:eastAsia="zh-Hans"/>
        </w:rPr>
        <w:t>多策略的监控。</w:t>
      </w:r>
    </w:p>
    <w:sectPr>
      <w:footerReference r:id="rId7" w:type="first"/>
      <w:headerReference r:id="rId5" w:type="default"/>
      <w:footerReference r:id="rId6" w:type="default"/>
      <w:pgSz w:w="11906" w:h="16838"/>
      <w:pgMar w:top="1945" w:right="1196" w:bottom="1089" w:left="1259" w:header="624" w:footer="675"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rlongWeng" w:date="2022-01-11T16:48:00Z" w:initials="">
    <w:p w14:paraId="FF7DB35D">
      <w:pPr>
        <w:pStyle w:val="12"/>
      </w:pPr>
      <w:r>
        <w:rPr>
          <w:rFonts w:hint="eastAsia"/>
        </w:rPr>
        <w:t>工程和项目是如何定义，是否相同含义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F7DB35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Symbol">
    <w:altName w:val="Kingsoft Sign"/>
    <w:panose1 w:val="05050102010706020507"/>
    <w:charset w:val="02"/>
    <w:family w:val="decorative"/>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等线">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Source Code Pro">
    <w:altName w:val="苹方-简"/>
    <w:panose1 w:val="00000000000000000000"/>
    <w:charset w:val="00"/>
    <w:family w:val="auto"/>
    <w:pitch w:val="default"/>
    <w:sig w:usb0="00000000" w:usb1="00000000" w:usb2="00000000" w:usb3="00000000" w:csb0="00000000" w:csb1="00000000"/>
  </w:font>
  <w:font w:name="Grantha Sangam MN Regular">
    <w:panose1 w:val="00000500000000000000"/>
    <w:charset w:val="00"/>
    <w:family w:val="auto"/>
    <w:pitch w:val="default"/>
    <w:sig w:usb0="00108001" w:usb1="02000004" w:usb2="00000000" w:usb3="00000000" w:csb0="00000001" w:csb1="00000000"/>
  </w:font>
  <w:font w:name="Herculanum">
    <w:panose1 w:val="02000505000000020004"/>
    <w:charset w:val="00"/>
    <w:family w:val="auto"/>
    <w:pitch w:val="default"/>
    <w:sig w:usb0="80000067" w:usb1="00000000" w:usb2="00000000" w:usb3="00000000" w:csb0="20000193"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single" w:color="auto" w:sz="6" w:space="1"/>
      </w:pBdr>
      <w:tabs>
        <w:tab w:val="center" w:pos="4725"/>
        <w:tab w:val="clear" w:pos="4153"/>
        <w:tab w:val="clear" w:pos="8306"/>
      </w:tabs>
      <w:ind w:left="-181" w:right="-193" w:firstLine="17"/>
    </w:pPr>
    <w:r>
      <w:rPr>
        <w:rFonts w:hint="eastAsia" w:ascii="宋体"/>
        <w:sz w:val="20"/>
      </w:rPr>
      <w:t>标准书用纸</w:t>
    </w:r>
    <w:r>
      <w:rPr>
        <w:rFonts w:ascii="宋体"/>
        <w:sz w:val="20"/>
      </w:rPr>
      <w:t>(210</w:t>
    </w:r>
    <w:r>
      <w:rPr>
        <w:rFonts w:ascii="宋体"/>
        <w:sz w:val="20"/>
      </w:rPr>
      <w:sym w:font="Symbol" w:char="F0B4"/>
    </w:r>
    <w:r>
      <w:rPr>
        <w:rFonts w:ascii="宋体"/>
        <w:sz w:val="20"/>
      </w:rPr>
      <w:t>297)</w:t>
    </w:r>
    <w:r>
      <w:rPr>
        <w:rFonts w:hint="eastAsia" w:ascii="宋体"/>
        <w:sz w:val="20"/>
      </w:rPr>
      <w:tab/>
    </w:r>
    <w:r>
      <w:rPr>
        <w:rFonts w:hint="eastAsia"/>
        <w:sz w:val="20"/>
      </w:rPr>
      <w:t>（</w:t>
    </w:r>
    <w:r>
      <w:rPr>
        <w:sz w:val="20"/>
      </w:rPr>
      <w:fldChar w:fldCharType="begin"/>
    </w:r>
    <w:r>
      <w:rPr>
        <w:sz w:val="20"/>
      </w:rPr>
      <w:instrText xml:space="preserve"> page </w:instrText>
    </w:r>
    <w:r>
      <w:rPr>
        <w:sz w:val="20"/>
      </w:rPr>
      <w:fldChar w:fldCharType="separate"/>
    </w:r>
    <w:r>
      <w:rPr>
        <w:sz w:val="20"/>
      </w:rPr>
      <w:t>8</w:t>
    </w:r>
    <w:r>
      <w:rPr>
        <w:sz w:val="20"/>
      </w:rPr>
      <w:fldChar w:fldCharType="end"/>
    </w:r>
    <w:r>
      <w:rPr>
        <w:sz w:val="20"/>
      </w:rPr>
      <w:t xml:space="preserve"> / </w:t>
    </w:r>
    <w:r>
      <w:rPr>
        <w:sz w:val="20"/>
      </w:rPr>
      <w:fldChar w:fldCharType="begin"/>
    </w:r>
    <w:r>
      <w:rPr>
        <w:sz w:val="20"/>
      </w:rPr>
      <w:instrText xml:space="preserve"> numpages </w:instrText>
    </w:r>
    <w:r>
      <w:rPr>
        <w:sz w:val="20"/>
      </w:rPr>
      <w:fldChar w:fldCharType="separate"/>
    </w:r>
    <w:r>
      <w:rPr>
        <w:sz w:val="20"/>
      </w:rPr>
      <w:t>10</w:t>
    </w:r>
    <w:r>
      <w:rPr>
        <w:sz w:val="20"/>
      </w:rPr>
      <w:fldChar w:fldCharType="end"/>
    </w:r>
    <w:r>
      <w:rPr>
        <w:sz w:val="20"/>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right" w:pos="5145"/>
        <w:tab w:val="clear" w:pos="4153"/>
        <w:tab w:val="clear" w:pos="8306"/>
      </w:tabs>
      <w:ind w:hanging="2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0"/>
      </w:pBdr>
      <w:ind w:left="-210" w:leftChars="-100"/>
      <w:jc w:val="both"/>
    </w:pPr>
    <w:r>
      <w:rPr>
        <w:sz w:val="20"/>
      </w:rPr>
      <mc:AlternateContent>
        <mc:Choice Requires="wps">
          <w:drawing>
            <wp:anchor distT="0" distB="0" distL="114300" distR="114300" simplePos="0" relativeHeight="251657216" behindDoc="0" locked="0" layoutInCell="1" allowOverlap="1">
              <wp:simplePos x="0" y="0"/>
              <wp:positionH relativeFrom="column">
                <wp:posOffset>4867275</wp:posOffset>
              </wp:positionH>
              <wp:positionV relativeFrom="paragraph">
                <wp:posOffset>244475</wp:posOffset>
              </wp:positionV>
              <wp:extent cx="1441450" cy="198120"/>
              <wp:effectExtent l="0" t="0" r="0" b="0"/>
              <wp:wrapNone/>
              <wp:docPr id="11" name="矩形 1029"/>
              <wp:cNvGraphicFramePr/>
              <a:graphic xmlns:a="http://schemas.openxmlformats.org/drawingml/2006/main">
                <a:graphicData uri="http://schemas.microsoft.com/office/word/2010/wordprocessingShape">
                  <wps:wsp>
                    <wps:cNvSpPr/>
                    <wps:spPr bwMode="auto">
                      <a:xfrm>
                        <a:off x="0" y="0"/>
                        <a:ext cx="1441450" cy="198120"/>
                      </a:xfrm>
                      <a:prstGeom prst="rect">
                        <a:avLst/>
                      </a:prstGeom>
                      <a:solidFill>
                        <a:srgbClr val="FFFFFF"/>
                      </a:solidFill>
                      <a:ln>
                        <a:noFill/>
                      </a:ln>
                      <a:effectLst/>
                    </wps:spPr>
                    <wps:txbx>
                      <w:txbxContent>
                        <w:p>
                          <w:pPr>
                            <w:rPr>
                              <w:b/>
                              <w:bCs/>
                              <w:sz w:val="24"/>
                            </w:rPr>
                          </w:pPr>
                          <w:r>
                            <w:rPr>
                              <w:rFonts w:hint="eastAsia"/>
                              <w:b/>
                              <w:bCs/>
                              <w:sz w:val="24"/>
                            </w:rPr>
                            <w:t>机密等级：机密</w:t>
                          </w:r>
                        </w:p>
                      </w:txbxContent>
                    </wps:txbx>
                    <wps:bodyPr rot="0" vert="horz" wrap="square" lIns="12700" tIns="12700" rIns="12700" bIns="12700" anchor="t" anchorCtr="0" upright="1">
                      <a:noAutofit/>
                    </wps:bodyPr>
                  </wps:wsp>
                </a:graphicData>
              </a:graphic>
            </wp:anchor>
          </w:drawing>
        </mc:Choice>
        <mc:Fallback>
          <w:pict>
            <v:rect id="矩形 1029" o:spid="_x0000_s1026" o:spt="1" style="position:absolute;left:0pt;margin-left:383.25pt;margin-top:19.25pt;height:15.6pt;width:113.5pt;z-index:251657216;mso-width-relative:page;mso-height-relative:page;" fillcolor="#FFFFFF" filled="t" stroked="f" coordsize="21600,21600" o:gfxdata="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&#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PrhZVrYAAAACQEAAA8AAAAAAAAAAQAgAAAAOAAAAGRy&#10;cy9kb3ducmV2LnhtbFBLAQIUABQAAAAIAIdO4kB5DcUZ7wEAAMUDAAAOAAAAAAAAAAEAIAAAAD0B&#10;AABkcnMvZTJvRG9jLnhtbFBLBQYAAAAABgAGAFkBAACeBQAAAAA=&#10;">
              <v:fill on="t" focussize="0,0"/>
              <v:stroke on="f"/>
              <v:imagedata o:title=""/>
              <o:lock v:ext="edit" aspectratio="f"/>
              <v:textbox inset="1pt,1pt,1pt,1pt">
                <w:txbxContent>
                  <w:p>
                    <w:pPr>
                      <w:rPr>
                        <w:b/>
                        <w:bCs/>
                        <w:sz w:val="24"/>
                      </w:rPr>
                    </w:pPr>
                    <w:r>
                      <w:rPr>
                        <w:rFonts w:hint="eastAsia"/>
                        <w:b/>
                        <w:bCs/>
                        <w:sz w:val="24"/>
                      </w:rPr>
                      <w:t>机密等级：机密</w:t>
                    </w:r>
                  </w:p>
                </w:txbxContent>
              </v:textbox>
            </v:rect>
          </w:pict>
        </mc:Fallback>
      </mc:AlternateContent>
    </w:r>
    <w:r>
      <w:drawing>
        <wp:inline distT="0" distB="0" distL="0" distR="0">
          <wp:extent cx="2628900" cy="495300"/>
          <wp:effectExtent l="0" t="0" r="0" b="0"/>
          <wp:docPr id="8" name="图片 1" descr="中投门牌"/>
          <wp:cNvGraphicFramePr/>
          <a:graphic xmlns:a="http://schemas.openxmlformats.org/drawingml/2006/main">
            <a:graphicData uri="http://schemas.openxmlformats.org/drawingml/2006/picture">
              <pic:pic xmlns:pic="http://schemas.openxmlformats.org/drawingml/2006/picture">
                <pic:nvPicPr>
                  <pic:cNvPr id="8" name="图片 1" descr="中投门牌"/>
                  <pic:cNvPicPr/>
                </pic:nvPicPr>
                <pic:blipFill>
                  <a:blip r:embed="rId1">
                    <a:extLst>
                      <a:ext uri="{28A0092B-C50C-407E-A947-70E740481C1C}">
                        <a14:useLocalDpi xmlns:a14="http://schemas.microsoft.com/office/drawing/2010/main" val="0"/>
                      </a:ext>
                    </a:extLst>
                  </a:blip>
                  <a:srcRect/>
                  <a:stretch>
                    <a:fillRect/>
                  </a:stretch>
                </pic:blipFill>
                <pic:spPr>
                  <a:xfrm>
                    <a:off x="0" y="0"/>
                    <a:ext cx="2628900" cy="495300"/>
                  </a:xfrm>
                  <a:prstGeom prst="rect">
                    <a:avLst/>
                  </a:prstGeom>
                  <a:noFill/>
                  <a:ln>
                    <a:noFill/>
                  </a:ln>
                </pic:spPr>
              </pic:pic>
            </a:graphicData>
          </a:graphic>
        </wp:inline>
      </w:drawing>
    </w:r>
  </w:p>
  <w:p>
    <w:pPr>
      <w:pStyle w:val="20"/>
      <w:pBdr>
        <w:bottom w:val="none" w:color="auto" w:sz="0" w:space="0"/>
      </w:pBdr>
      <w:jc w:val="both"/>
      <w:rPr>
        <w:sz w:val="10"/>
      </w:rPr>
    </w:pPr>
  </w:p>
  <w:tbl>
    <w:tblPr>
      <w:tblStyle w:val="30"/>
      <w:tblW w:w="0" w:type="auto"/>
      <w:tblInd w:w="-102" w:type="dxa"/>
      <w:tblBorders>
        <w:top w:val="single" w:color="auto" w:sz="6" w:space="0"/>
        <w:left w:val="none" w:color="auto" w:sz="0" w:space="0"/>
        <w:bottom w:val="single" w:color="auto" w:sz="6"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5985"/>
      <w:gridCol w:w="840"/>
      <w:gridCol w:w="3045"/>
    </w:tblGrid>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PrEx>
      <w:trPr>
        <w:trHeight w:val="476" w:hRule="exact"/>
      </w:trPr>
      <w:tc>
        <w:tcPr>
          <w:tcW w:w="5985" w:type="dxa"/>
          <w:vAlign w:val="center"/>
        </w:tcPr>
        <w:p>
          <w:pPr>
            <w:tabs>
              <w:tab w:val="left" w:pos="0"/>
              <w:tab w:val="center" w:pos="3147"/>
              <w:tab w:val="right" w:pos="6402"/>
            </w:tabs>
            <w:jc w:val="center"/>
            <w:rPr>
              <w:sz w:val="24"/>
            </w:rPr>
          </w:pPr>
          <w:r>
            <mc:AlternateContent>
              <mc:Choice Requires="wps">
                <w:drawing>
                  <wp:anchor distT="0" distB="0" distL="114300" distR="114300" simplePos="0" relativeHeight="251658240" behindDoc="0" locked="0" layoutInCell="0" allowOverlap="1">
                    <wp:simplePos x="0" y="0"/>
                    <wp:positionH relativeFrom="column">
                      <wp:posOffset>6134100</wp:posOffset>
                    </wp:positionH>
                    <wp:positionV relativeFrom="paragraph">
                      <wp:posOffset>9525</wp:posOffset>
                    </wp:positionV>
                    <wp:extent cx="0" cy="9200515"/>
                    <wp:effectExtent l="0" t="0" r="0" b="0"/>
                    <wp:wrapNone/>
                    <wp:docPr id="10" name="直线 1030"/>
                    <wp:cNvGraphicFramePr/>
                    <a:graphic xmlns:a="http://schemas.openxmlformats.org/drawingml/2006/main">
                      <a:graphicData uri="http://schemas.microsoft.com/office/word/2010/wordprocessingShape">
                        <wps:wsp>
                          <wps:cNvCnPr/>
                          <wps:spPr bwMode="auto">
                            <a:xfrm>
                              <a:off x="0" y="0"/>
                              <a:ext cx="0" cy="9200515"/>
                            </a:xfrm>
                            <a:prstGeom prst="line">
                              <a:avLst/>
                            </a:prstGeom>
                            <a:noFill/>
                            <a:ln w="9525">
                              <a:solidFill>
                                <a:srgbClr val="000000"/>
                              </a:solidFill>
                              <a:round/>
                            </a:ln>
                          </wps:spPr>
                          <wps:bodyPr/>
                        </wps:wsp>
                      </a:graphicData>
                    </a:graphic>
                  </wp:anchor>
                </w:drawing>
              </mc:Choice>
              <mc:Fallback>
                <w:pict>
                  <v:line id="直线 1030" o:spid="_x0000_s1026" o:spt="20" style="position:absolute;left:0pt;margin-left:483pt;margin-top:0.75pt;height:724.45pt;width:0pt;z-index:251658240;mso-width-relative:page;mso-height-relative:page;" filled="f" stroked="t" coordsize="21600,21600" o:allowincell="f" o:gfxdata="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PLN&#10;D27VAAAACgEAAA8AAAAAAAAAAQAgAAAAOAAAAGRycy9kb3ducmV2LnhtbFBLAQIUABQAAAAIAIdO&#10;4kCEWEsXngEAACUDAAAOAAAAAAAAAAEAIAAAADoBAABkcnMvZTJvRG9jLnhtbFBLBQYAAAAABgAG&#10;AFkBAABK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8240" behindDoc="0" locked="0" layoutInCell="0" allowOverlap="1">
                    <wp:simplePos x="0" y="0"/>
                    <wp:positionH relativeFrom="column">
                      <wp:posOffset>-138430</wp:posOffset>
                    </wp:positionH>
                    <wp:positionV relativeFrom="paragraph">
                      <wp:posOffset>-635</wp:posOffset>
                    </wp:positionV>
                    <wp:extent cx="6350" cy="9205595"/>
                    <wp:effectExtent l="0" t="0" r="6350" b="1905"/>
                    <wp:wrapNone/>
                    <wp:docPr id="9" name="直线 1031"/>
                    <wp:cNvGraphicFramePr/>
                    <a:graphic xmlns:a="http://schemas.openxmlformats.org/drawingml/2006/main">
                      <a:graphicData uri="http://schemas.microsoft.com/office/word/2010/wordprocessingShape">
                        <wps:wsp>
                          <wps:cNvCnPr/>
                          <wps:spPr bwMode="auto">
                            <a:xfrm>
                              <a:off x="0" y="0"/>
                              <a:ext cx="6350" cy="9205595"/>
                            </a:xfrm>
                            <a:prstGeom prst="line">
                              <a:avLst/>
                            </a:prstGeom>
                            <a:noFill/>
                            <a:ln w="9525">
                              <a:solidFill>
                                <a:srgbClr val="000000"/>
                              </a:solidFill>
                              <a:round/>
                            </a:ln>
                          </wps:spPr>
                          <wps:bodyPr/>
                        </wps:wsp>
                      </a:graphicData>
                    </a:graphic>
                  </wp:anchor>
                </w:drawing>
              </mc:Choice>
              <mc:Fallback>
                <w:pict>
                  <v:line id="直线 1031" o:spid="_x0000_s1026" o:spt="20" style="position:absolute;left:0pt;margin-left:-10.9pt;margin-top:-0.05pt;height:724.85pt;width:0.5pt;z-index:251658240;mso-width-relative:page;mso-height-relative:page;" filled="f" stroked="t" coordsize="21600,21600" o:allowincell="f" o:gfxdata="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BYAAABkcnMvUEsBAhQAFAAA&#10;AAgAh07iQLccwsDXAAAACgEAAA8AAAAAAAAAAQAgAAAAOAAAAGRycy9kb3ducmV2LnhtbFBLAQIU&#10;ABQAAAAIAIdO4kBQHYq7pQEAACcDAAAOAAAAAAAAAAEAIAAAADwBAABkcnMvZTJvRG9jLnhtbFBL&#10;BQYAAAAABgAGAFkBAABTBQAAAAA=&#10;">
                    <v:fill on="f" focussize="0,0"/>
                    <v:stroke color="#000000" joinstyle="round"/>
                    <v:imagedata o:title=""/>
                    <o:lock v:ext="edit" aspectratio="f"/>
                  </v:line>
                </w:pict>
              </mc:Fallback>
            </mc:AlternateContent>
          </w:r>
          <w:r>
            <w:rPr>
              <w:rFonts w:hint="eastAsia"/>
            </w:rPr>
            <w:t>系统与架构设计管理规范</w:t>
          </w:r>
        </w:p>
      </w:tc>
      <w:tc>
        <w:tcPr>
          <w:tcW w:w="840" w:type="dxa"/>
          <w:vAlign w:val="center"/>
        </w:tcPr>
        <w:p>
          <w:pPr>
            <w:tabs>
              <w:tab w:val="left" w:pos="0"/>
            </w:tabs>
            <w:jc w:val="center"/>
            <w:rPr>
              <w:sz w:val="24"/>
            </w:rPr>
          </w:pPr>
          <w:r>
            <w:rPr>
              <w:rFonts w:hint="eastAsia"/>
              <w:sz w:val="24"/>
            </w:rPr>
            <w:t>编号</w:t>
          </w:r>
        </w:p>
      </w:tc>
      <w:tc>
        <w:tcPr>
          <w:tcW w:w="3045" w:type="dxa"/>
          <w:vAlign w:val="center"/>
        </w:tcPr>
        <w:p>
          <w:pPr>
            <w:tabs>
              <w:tab w:val="left" w:pos="0"/>
            </w:tabs>
            <w:jc w:val="center"/>
            <w:rPr>
              <w:sz w:val="24"/>
            </w:rPr>
          </w:pPr>
          <w:r>
            <w:rPr>
              <w:rFonts w:hint="eastAsia"/>
              <w:sz w:val="24"/>
            </w:rPr>
            <w:t xml:space="preserve"> </w:t>
          </w:r>
        </w:p>
      </w:tc>
    </w:tr>
  </w:tbl>
  <w:p>
    <w:pPr>
      <w:pStyle w:val="20"/>
      <w:pBdr>
        <w:bottom w:val="none" w:color="auto" w:sz="0" w:space="0"/>
      </w:pBdr>
      <w:jc w:val="both"/>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A1BCA"/>
    <w:multiLevelType w:val="multilevel"/>
    <w:tmpl w:val="063A1BCA"/>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
    <w:nsid w:val="133D322A"/>
    <w:multiLevelType w:val="multilevel"/>
    <w:tmpl w:val="133D322A"/>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
    <w:nsid w:val="167D69E1"/>
    <w:multiLevelType w:val="multilevel"/>
    <w:tmpl w:val="167D69E1"/>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
    <w:nsid w:val="18681658"/>
    <w:multiLevelType w:val="multilevel"/>
    <w:tmpl w:val="1868165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1D643788"/>
    <w:multiLevelType w:val="multilevel"/>
    <w:tmpl w:val="1D64378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2B9359BE"/>
    <w:multiLevelType w:val="multilevel"/>
    <w:tmpl w:val="2B9359BE"/>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6">
    <w:nsid w:val="359E228C"/>
    <w:multiLevelType w:val="multilevel"/>
    <w:tmpl w:val="359E228C"/>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3EA0382D"/>
    <w:multiLevelType w:val="multilevel"/>
    <w:tmpl w:val="3EA0382D"/>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8">
    <w:nsid w:val="3EF31F5B"/>
    <w:multiLevelType w:val="multilevel"/>
    <w:tmpl w:val="3EF31F5B"/>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9">
    <w:nsid w:val="4B94F1AA"/>
    <w:multiLevelType w:val="multilevel"/>
    <w:tmpl w:val="4B94F1AA"/>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color w:val="auto"/>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0">
    <w:nsid w:val="4E6C5B19"/>
    <w:multiLevelType w:val="multilevel"/>
    <w:tmpl w:val="4E6C5B19"/>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1">
    <w:nsid w:val="5A99679B"/>
    <w:multiLevelType w:val="multilevel"/>
    <w:tmpl w:val="5A99679B"/>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2">
    <w:nsid w:val="5C515691"/>
    <w:multiLevelType w:val="multilevel"/>
    <w:tmpl w:val="5C515691"/>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3">
    <w:nsid w:val="5F114B7C"/>
    <w:multiLevelType w:val="multilevel"/>
    <w:tmpl w:val="5F114B7C"/>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4">
    <w:nsid w:val="61DE5235"/>
    <w:multiLevelType w:val="multilevel"/>
    <w:tmpl w:val="61DE5235"/>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61DE76AB"/>
    <w:multiLevelType w:val="multilevel"/>
    <w:tmpl w:val="61DE76A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61DE76EB"/>
    <w:multiLevelType w:val="multilevel"/>
    <w:tmpl w:val="61DE76E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61DE780D"/>
    <w:multiLevelType w:val="multilevel"/>
    <w:tmpl w:val="61DE780D"/>
    <w:lvl w:ilvl="0" w:tentative="0">
      <w:start w:val="4"/>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61DE7887"/>
    <w:multiLevelType w:val="singleLevel"/>
    <w:tmpl w:val="61DE7887"/>
    <w:lvl w:ilvl="0" w:tentative="0">
      <w:start w:val="1"/>
      <w:numFmt w:val="lowerLetter"/>
      <w:suff w:val="space"/>
      <w:lvlText w:val="%1)"/>
      <w:lvlJc w:val="left"/>
    </w:lvl>
  </w:abstractNum>
  <w:abstractNum w:abstractNumId="19">
    <w:nsid w:val="7D305D7B"/>
    <w:multiLevelType w:val="multilevel"/>
    <w:tmpl w:val="7D305D7B"/>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9"/>
  </w:num>
  <w:num w:numId="2">
    <w:abstractNumId w:val="3"/>
  </w:num>
  <w:num w:numId="3">
    <w:abstractNumId w:val="14"/>
  </w:num>
  <w:num w:numId="4">
    <w:abstractNumId w:val="8"/>
  </w:num>
  <w:num w:numId="5">
    <w:abstractNumId w:val="10"/>
  </w:num>
  <w:num w:numId="6">
    <w:abstractNumId w:val="15"/>
  </w:num>
  <w:num w:numId="7">
    <w:abstractNumId w:val="16"/>
  </w:num>
  <w:num w:numId="8">
    <w:abstractNumId w:val="17"/>
  </w:num>
  <w:num w:numId="9">
    <w:abstractNumId w:val="18"/>
  </w:num>
  <w:num w:numId="10">
    <w:abstractNumId w:val="12"/>
  </w:num>
  <w:num w:numId="11">
    <w:abstractNumId w:val="2"/>
  </w:num>
  <w:num w:numId="12">
    <w:abstractNumId w:val="1"/>
  </w:num>
  <w:num w:numId="13">
    <w:abstractNumId w:val="4"/>
  </w:num>
  <w:num w:numId="14">
    <w:abstractNumId w:val="5"/>
  </w:num>
  <w:num w:numId="15">
    <w:abstractNumId w:val="0"/>
  </w:num>
  <w:num w:numId="16">
    <w:abstractNumId w:val="7"/>
  </w:num>
  <w:num w:numId="17">
    <w:abstractNumId w:val="13"/>
  </w:num>
  <w:num w:numId="18">
    <w:abstractNumId w:val="6"/>
  </w:num>
  <w:num w:numId="19">
    <w:abstractNumId w:val="11"/>
  </w:num>
  <w:num w:numId="20">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rlongWeng">
    <w15:presenceInfo w15:providerId="None" w15:userId="ArlongWeng"/>
  </w15:person>
  <w15:person w15:author="刘利军">
    <w15:presenceInfo w15:providerId="WPS Office" w15:userId="18872737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bordersDoNotSurroundHeader w:val="0"/>
  <w:bordersDoNotSurroundFooter w:val="0"/>
  <w:trackRevisions w:val="1"/>
  <w:documentProtection w:enforcement="0"/>
  <w:defaultTabStop w:val="425"/>
  <w:autoHyphenation/>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89"/>
    <w:rsid w:val="00001E7E"/>
    <w:rsid w:val="00002A4F"/>
    <w:rsid w:val="0000389D"/>
    <w:rsid w:val="00005A05"/>
    <w:rsid w:val="00005D17"/>
    <w:rsid w:val="00006C97"/>
    <w:rsid w:val="00012A1A"/>
    <w:rsid w:val="00015754"/>
    <w:rsid w:val="00017C5B"/>
    <w:rsid w:val="00017F20"/>
    <w:rsid w:val="000203B6"/>
    <w:rsid w:val="00020FE1"/>
    <w:rsid w:val="0002273E"/>
    <w:rsid w:val="00022900"/>
    <w:rsid w:val="000244DF"/>
    <w:rsid w:val="000258B8"/>
    <w:rsid w:val="000278D1"/>
    <w:rsid w:val="00031259"/>
    <w:rsid w:val="000316FA"/>
    <w:rsid w:val="000325C6"/>
    <w:rsid w:val="00032E77"/>
    <w:rsid w:val="000330F5"/>
    <w:rsid w:val="000336EC"/>
    <w:rsid w:val="00033827"/>
    <w:rsid w:val="00033AAE"/>
    <w:rsid w:val="00034C0A"/>
    <w:rsid w:val="00035894"/>
    <w:rsid w:val="000360DE"/>
    <w:rsid w:val="000367C5"/>
    <w:rsid w:val="000376FC"/>
    <w:rsid w:val="00041179"/>
    <w:rsid w:val="00041D78"/>
    <w:rsid w:val="0004283D"/>
    <w:rsid w:val="0004306F"/>
    <w:rsid w:val="00043363"/>
    <w:rsid w:val="0004581E"/>
    <w:rsid w:val="00046718"/>
    <w:rsid w:val="000471FA"/>
    <w:rsid w:val="0004763B"/>
    <w:rsid w:val="00051EBF"/>
    <w:rsid w:val="000526B1"/>
    <w:rsid w:val="00053BB8"/>
    <w:rsid w:val="00054AE2"/>
    <w:rsid w:val="00054ECD"/>
    <w:rsid w:val="0005502E"/>
    <w:rsid w:val="00055747"/>
    <w:rsid w:val="00055E23"/>
    <w:rsid w:val="000560D4"/>
    <w:rsid w:val="0006010C"/>
    <w:rsid w:val="00060263"/>
    <w:rsid w:val="000613B3"/>
    <w:rsid w:val="00062ABE"/>
    <w:rsid w:val="00064379"/>
    <w:rsid w:val="000662AC"/>
    <w:rsid w:val="0006687F"/>
    <w:rsid w:val="00066E49"/>
    <w:rsid w:val="00066F0C"/>
    <w:rsid w:val="00067C79"/>
    <w:rsid w:val="00070276"/>
    <w:rsid w:val="00071CE6"/>
    <w:rsid w:val="00073FAC"/>
    <w:rsid w:val="000758A0"/>
    <w:rsid w:val="00076ADF"/>
    <w:rsid w:val="000777D5"/>
    <w:rsid w:val="0008022E"/>
    <w:rsid w:val="000819E8"/>
    <w:rsid w:val="00081A1C"/>
    <w:rsid w:val="000857D5"/>
    <w:rsid w:val="00086844"/>
    <w:rsid w:val="00090DCA"/>
    <w:rsid w:val="00092DF6"/>
    <w:rsid w:val="00092FCF"/>
    <w:rsid w:val="00093D26"/>
    <w:rsid w:val="00094795"/>
    <w:rsid w:val="000949FB"/>
    <w:rsid w:val="00095080"/>
    <w:rsid w:val="0009764B"/>
    <w:rsid w:val="000978D4"/>
    <w:rsid w:val="000A055F"/>
    <w:rsid w:val="000A139A"/>
    <w:rsid w:val="000A303D"/>
    <w:rsid w:val="000A4A8C"/>
    <w:rsid w:val="000A51F0"/>
    <w:rsid w:val="000A573F"/>
    <w:rsid w:val="000A6B57"/>
    <w:rsid w:val="000A70A7"/>
    <w:rsid w:val="000B2C09"/>
    <w:rsid w:val="000B46A7"/>
    <w:rsid w:val="000B4755"/>
    <w:rsid w:val="000B4C44"/>
    <w:rsid w:val="000B5463"/>
    <w:rsid w:val="000B5561"/>
    <w:rsid w:val="000B6861"/>
    <w:rsid w:val="000B76BC"/>
    <w:rsid w:val="000B79A0"/>
    <w:rsid w:val="000C021D"/>
    <w:rsid w:val="000C0DFE"/>
    <w:rsid w:val="000C2864"/>
    <w:rsid w:val="000C2A53"/>
    <w:rsid w:val="000C2C50"/>
    <w:rsid w:val="000C307F"/>
    <w:rsid w:val="000C3511"/>
    <w:rsid w:val="000C4C09"/>
    <w:rsid w:val="000C4DAD"/>
    <w:rsid w:val="000C4F29"/>
    <w:rsid w:val="000C560C"/>
    <w:rsid w:val="000C73FC"/>
    <w:rsid w:val="000D431E"/>
    <w:rsid w:val="000D5228"/>
    <w:rsid w:val="000D5B17"/>
    <w:rsid w:val="000D6001"/>
    <w:rsid w:val="000D736D"/>
    <w:rsid w:val="000D7E61"/>
    <w:rsid w:val="000E0E90"/>
    <w:rsid w:val="000E13E4"/>
    <w:rsid w:val="000E14FB"/>
    <w:rsid w:val="000E2F62"/>
    <w:rsid w:val="000E35C0"/>
    <w:rsid w:val="000E36C5"/>
    <w:rsid w:val="000E5E1C"/>
    <w:rsid w:val="000E5EC7"/>
    <w:rsid w:val="000E61B5"/>
    <w:rsid w:val="000E6274"/>
    <w:rsid w:val="000E6E12"/>
    <w:rsid w:val="000F14C0"/>
    <w:rsid w:val="000F296A"/>
    <w:rsid w:val="000F4E29"/>
    <w:rsid w:val="000F5AEB"/>
    <w:rsid w:val="000F7742"/>
    <w:rsid w:val="000F7B9A"/>
    <w:rsid w:val="000F7E51"/>
    <w:rsid w:val="0010057F"/>
    <w:rsid w:val="00101579"/>
    <w:rsid w:val="001026DE"/>
    <w:rsid w:val="00103EE7"/>
    <w:rsid w:val="00104692"/>
    <w:rsid w:val="001066A8"/>
    <w:rsid w:val="001067E0"/>
    <w:rsid w:val="00107C85"/>
    <w:rsid w:val="0011298B"/>
    <w:rsid w:val="0011323B"/>
    <w:rsid w:val="0011399A"/>
    <w:rsid w:val="00113F81"/>
    <w:rsid w:val="00117785"/>
    <w:rsid w:val="00117815"/>
    <w:rsid w:val="0012675C"/>
    <w:rsid w:val="001271C5"/>
    <w:rsid w:val="00127224"/>
    <w:rsid w:val="00127583"/>
    <w:rsid w:val="00127BF9"/>
    <w:rsid w:val="00131380"/>
    <w:rsid w:val="001326EA"/>
    <w:rsid w:val="001327A2"/>
    <w:rsid w:val="00134137"/>
    <w:rsid w:val="00134B83"/>
    <w:rsid w:val="001350F9"/>
    <w:rsid w:val="00135687"/>
    <w:rsid w:val="00135796"/>
    <w:rsid w:val="00135FBB"/>
    <w:rsid w:val="0013661C"/>
    <w:rsid w:val="00136EB9"/>
    <w:rsid w:val="00137F2B"/>
    <w:rsid w:val="001410A0"/>
    <w:rsid w:val="001411D4"/>
    <w:rsid w:val="0014144D"/>
    <w:rsid w:val="001425EB"/>
    <w:rsid w:val="001429A0"/>
    <w:rsid w:val="001439D0"/>
    <w:rsid w:val="001445D8"/>
    <w:rsid w:val="001453F4"/>
    <w:rsid w:val="00150562"/>
    <w:rsid w:val="00152DF2"/>
    <w:rsid w:val="001546CC"/>
    <w:rsid w:val="00154A15"/>
    <w:rsid w:val="00154E1E"/>
    <w:rsid w:val="00156B52"/>
    <w:rsid w:val="00156DCD"/>
    <w:rsid w:val="00157C48"/>
    <w:rsid w:val="00160454"/>
    <w:rsid w:val="001618E4"/>
    <w:rsid w:val="00161B20"/>
    <w:rsid w:val="001621AE"/>
    <w:rsid w:val="0016421A"/>
    <w:rsid w:val="0016429C"/>
    <w:rsid w:val="00164F94"/>
    <w:rsid w:val="001713BC"/>
    <w:rsid w:val="00171606"/>
    <w:rsid w:val="00172A27"/>
    <w:rsid w:val="0017643B"/>
    <w:rsid w:val="0017695B"/>
    <w:rsid w:val="0017734C"/>
    <w:rsid w:val="00180298"/>
    <w:rsid w:val="0018353D"/>
    <w:rsid w:val="00183A5C"/>
    <w:rsid w:val="00184536"/>
    <w:rsid w:val="00184B16"/>
    <w:rsid w:val="0019041E"/>
    <w:rsid w:val="001918C3"/>
    <w:rsid w:val="00191D73"/>
    <w:rsid w:val="0019562D"/>
    <w:rsid w:val="001A0172"/>
    <w:rsid w:val="001A0F71"/>
    <w:rsid w:val="001A22C0"/>
    <w:rsid w:val="001A3395"/>
    <w:rsid w:val="001A4B47"/>
    <w:rsid w:val="001A5731"/>
    <w:rsid w:val="001A5B43"/>
    <w:rsid w:val="001A5C12"/>
    <w:rsid w:val="001A5E63"/>
    <w:rsid w:val="001A67BD"/>
    <w:rsid w:val="001B02BD"/>
    <w:rsid w:val="001B0AE9"/>
    <w:rsid w:val="001B2362"/>
    <w:rsid w:val="001B3B3E"/>
    <w:rsid w:val="001B52DF"/>
    <w:rsid w:val="001B5978"/>
    <w:rsid w:val="001B67B7"/>
    <w:rsid w:val="001C0689"/>
    <w:rsid w:val="001C0C39"/>
    <w:rsid w:val="001C137C"/>
    <w:rsid w:val="001C4101"/>
    <w:rsid w:val="001C5AD7"/>
    <w:rsid w:val="001C7A05"/>
    <w:rsid w:val="001C7CAA"/>
    <w:rsid w:val="001D0ECB"/>
    <w:rsid w:val="001D1837"/>
    <w:rsid w:val="001D1B5F"/>
    <w:rsid w:val="001D1CBF"/>
    <w:rsid w:val="001D231D"/>
    <w:rsid w:val="001D6029"/>
    <w:rsid w:val="001E0070"/>
    <w:rsid w:val="001E0B79"/>
    <w:rsid w:val="001E2DE0"/>
    <w:rsid w:val="001E2FD4"/>
    <w:rsid w:val="001E3678"/>
    <w:rsid w:val="001E3940"/>
    <w:rsid w:val="001E468B"/>
    <w:rsid w:val="001E4751"/>
    <w:rsid w:val="001E5189"/>
    <w:rsid w:val="001E6CBC"/>
    <w:rsid w:val="001E7D49"/>
    <w:rsid w:val="001F0590"/>
    <w:rsid w:val="001F0FAA"/>
    <w:rsid w:val="001F15AC"/>
    <w:rsid w:val="001F1809"/>
    <w:rsid w:val="001F1E95"/>
    <w:rsid w:val="001F6FC9"/>
    <w:rsid w:val="00200997"/>
    <w:rsid w:val="00202457"/>
    <w:rsid w:val="00202E77"/>
    <w:rsid w:val="002042EF"/>
    <w:rsid w:val="0020736E"/>
    <w:rsid w:val="00212569"/>
    <w:rsid w:val="0021420E"/>
    <w:rsid w:val="00214240"/>
    <w:rsid w:val="00214294"/>
    <w:rsid w:val="002148DD"/>
    <w:rsid w:val="00216B7C"/>
    <w:rsid w:val="002203FD"/>
    <w:rsid w:val="002210F9"/>
    <w:rsid w:val="002213C7"/>
    <w:rsid w:val="002214EC"/>
    <w:rsid w:val="002215F5"/>
    <w:rsid w:val="00223DA8"/>
    <w:rsid w:val="0022428B"/>
    <w:rsid w:val="0022440B"/>
    <w:rsid w:val="00225798"/>
    <w:rsid w:val="002257AC"/>
    <w:rsid w:val="00226A76"/>
    <w:rsid w:val="00227221"/>
    <w:rsid w:val="00231B90"/>
    <w:rsid w:val="00232789"/>
    <w:rsid w:val="00232CBE"/>
    <w:rsid w:val="0023368C"/>
    <w:rsid w:val="00233B24"/>
    <w:rsid w:val="00233D84"/>
    <w:rsid w:val="002371D8"/>
    <w:rsid w:val="00240601"/>
    <w:rsid w:val="0024074D"/>
    <w:rsid w:val="00240779"/>
    <w:rsid w:val="002407DF"/>
    <w:rsid w:val="0024269F"/>
    <w:rsid w:val="00243F1D"/>
    <w:rsid w:val="00244B9C"/>
    <w:rsid w:val="00244F41"/>
    <w:rsid w:val="00247D86"/>
    <w:rsid w:val="00251B05"/>
    <w:rsid w:val="00252E74"/>
    <w:rsid w:val="0025342F"/>
    <w:rsid w:val="00253E24"/>
    <w:rsid w:val="00255236"/>
    <w:rsid w:val="00255FDF"/>
    <w:rsid w:val="00262BB1"/>
    <w:rsid w:val="00262DC4"/>
    <w:rsid w:val="00263394"/>
    <w:rsid w:val="0026623B"/>
    <w:rsid w:val="0026778A"/>
    <w:rsid w:val="00270284"/>
    <w:rsid w:val="00270500"/>
    <w:rsid w:val="00271128"/>
    <w:rsid w:val="002715D3"/>
    <w:rsid w:val="0027215E"/>
    <w:rsid w:val="002723A6"/>
    <w:rsid w:val="00273B8D"/>
    <w:rsid w:val="00274FB4"/>
    <w:rsid w:val="00275148"/>
    <w:rsid w:val="00280CBF"/>
    <w:rsid w:val="002828E0"/>
    <w:rsid w:val="00283AE2"/>
    <w:rsid w:val="00284AB4"/>
    <w:rsid w:val="00285ED4"/>
    <w:rsid w:val="00286AE4"/>
    <w:rsid w:val="00286F3F"/>
    <w:rsid w:val="00290B97"/>
    <w:rsid w:val="0029115F"/>
    <w:rsid w:val="00291A71"/>
    <w:rsid w:val="00292012"/>
    <w:rsid w:val="00293C46"/>
    <w:rsid w:val="00297F38"/>
    <w:rsid w:val="002A2CC8"/>
    <w:rsid w:val="002A3698"/>
    <w:rsid w:val="002A5429"/>
    <w:rsid w:val="002A637E"/>
    <w:rsid w:val="002A6833"/>
    <w:rsid w:val="002A7C94"/>
    <w:rsid w:val="002B1CEB"/>
    <w:rsid w:val="002B2E0B"/>
    <w:rsid w:val="002B3C22"/>
    <w:rsid w:val="002B44D9"/>
    <w:rsid w:val="002B51A1"/>
    <w:rsid w:val="002B51C6"/>
    <w:rsid w:val="002B6868"/>
    <w:rsid w:val="002B69EF"/>
    <w:rsid w:val="002B6E2C"/>
    <w:rsid w:val="002B7EF3"/>
    <w:rsid w:val="002C05C7"/>
    <w:rsid w:val="002C10ED"/>
    <w:rsid w:val="002C1AD2"/>
    <w:rsid w:val="002C5399"/>
    <w:rsid w:val="002D089C"/>
    <w:rsid w:val="002D136F"/>
    <w:rsid w:val="002D36C1"/>
    <w:rsid w:val="002D50CB"/>
    <w:rsid w:val="002D6388"/>
    <w:rsid w:val="002E0CF5"/>
    <w:rsid w:val="002E1434"/>
    <w:rsid w:val="002E1FBA"/>
    <w:rsid w:val="002E20CF"/>
    <w:rsid w:val="002E2291"/>
    <w:rsid w:val="002E3FEA"/>
    <w:rsid w:val="002E4697"/>
    <w:rsid w:val="002E5971"/>
    <w:rsid w:val="002E6869"/>
    <w:rsid w:val="002F0E37"/>
    <w:rsid w:val="002F14E0"/>
    <w:rsid w:val="002F23C1"/>
    <w:rsid w:val="002F548C"/>
    <w:rsid w:val="002F56FA"/>
    <w:rsid w:val="002F7880"/>
    <w:rsid w:val="003024D5"/>
    <w:rsid w:val="00302FC0"/>
    <w:rsid w:val="0030579A"/>
    <w:rsid w:val="003109D3"/>
    <w:rsid w:val="00310C9F"/>
    <w:rsid w:val="00311243"/>
    <w:rsid w:val="00311F0F"/>
    <w:rsid w:val="00312214"/>
    <w:rsid w:val="00312CCC"/>
    <w:rsid w:val="0031332D"/>
    <w:rsid w:val="00313752"/>
    <w:rsid w:val="003137E9"/>
    <w:rsid w:val="00313871"/>
    <w:rsid w:val="003143B4"/>
    <w:rsid w:val="00314EAC"/>
    <w:rsid w:val="00320B2B"/>
    <w:rsid w:val="003212D2"/>
    <w:rsid w:val="00321A7A"/>
    <w:rsid w:val="00321A9F"/>
    <w:rsid w:val="00322CA5"/>
    <w:rsid w:val="00326CAB"/>
    <w:rsid w:val="00331051"/>
    <w:rsid w:val="003317CE"/>
    <w:rsid w:val="00333038"/>
    <w:rsid w:val="0033493A"/>
    <w:rsid w:val="00334B0B"/>
    <w:rsid w:val="00335609"/>
    <w:rsid w:val="003361D7"/>
    <w:rsid w:val="00337032"/>
    <w:rsid w:val="00337C7A"/>
    <w:rsid w:val="003405B0"/>
    <w:rsid w:val="00341CE7"/>
    <w:rsid w:val="00344424"/>
    <w:rsid w:val="00344FC2"/>
    <w:rsid w:val="00345FA6"/>
    <w:rsid w:val="00352207"/>
    <w:rsid w:val="00352C98"/>
    <w:rsid w:val="003534EF"/>
    <w:rsid w:val="0035350B"/>
    <w:rsid w:val="0035389B"/>
    <w:rsid w:val="00356EAD"/>
    <w:rsid w:val="003606E6"/>
    <w:rsid w:val="00361237"/>
    <w:rsid w:val="003622EC"/>
    <w:rsid w:val="00362802"/>
    <w:rsid w:val="00362E95"/>
    <w:rsid w:val="00363694"/>
    <w:rsid w:val="00364F97"/>
    <w:rsid w:val="0036537C"/>
    <w:rsid w:val="0036559B"/>
    <w:rsid w:val="00366AF3"/>
    <w:rsid w:val="00366DBB"/>
    <w:rsid w:val="00370DC7"/>
    <w:rsid w:val="00377184"/>
    <w:rsid w:val="003803ED"/>
    <w:rsid w:val="00380523"/>
    <w:rsid w:val="003806C7"/>
    <w:rsid w:val="003813BE"/>
    <w:rsid w:val="00381D87"/>
    <w:rsid w:val="0038317A"/>
    <w:rsid w:val="00383B4A"/>
    <w:rsid w:val="0038400C"/>
    <w:rsid w:val="0038456B"/>
    <w:rsid w:val="00384D3C"/>
    <w:rsid w:val="0038659B"/>
    <w:rsid w:val="003872FD"/>
    <w:rsid w:val="00387FA5"/>
    <w:rsid w:val="00393E1F"/>
    <w:rsid w:val="003948C8"/>
    <w:rsid w:val="0039501E"/>
    <w:rsid w:val="003A0599"/>
    <w:rsid w:val="003A17B0"/>
    <w:rsid w:val="003A3969"/>
    <w:rsid w:val="003A5090"/>
    <w:rsid w:val="003A694C"/>
    <w:rsid w:val="003A70ED"/>
    <w:rsid w:val="003A7C74"/>
    <w:rsid w:val="003B1988"/>
    <w:rsid w:val="003B1B05"/>
    <w:rsid w:val="003B486C"/>
    <w:rsid w:val="003B5FC1"/>
    <w:rsid w:val="003B6110"/>
    <w:rsid w:val="003C1B33"/>
    <w:rsid w:val="003C1F85"/>
    <w:rsid w:val="003C2692"/>
    <w:rsid w:val="003C32FD"/>
    <w:rsid w:val="003C3F82"/>
    <w:rsid w:val="003C4508"/>
    <w:rsid w:val="003C475E"/>
    <w:rsid w:val="003D11AE"/>
    <w:rsid w:val="003D1587"/>
    <w:rsid w:val="003D224F"/>
    <w:rsid w:val="003D3F58"/>
    <w:rsid w:val="003E204B"/>
    <w:rsid w:val="003E3EA6"/>
    <w:rsid w:val="003E47FA"/>
    <w:rsid w:val="003E61DE"/>
    <w:rsid w:val="003F1E18"/>
    <w:rsid w:val="003F2593"/>
    <w:rsid w:val="003F37A1"/>
    <w:rsid w:val="003F515C"/>
    <w:rsid w:val="003F6C99"/>
    <w:rsid w:val="003F7BCC"/>
    <w:rsid w:val="003F7BD8"/>
    <w:rsid w:val="00402E14"/>
    <w:rsid w:val="004039E8"/>
    <w:rsid w:val="00403CF6"/>
    <w:rsid w:val="0040515D"/>
    <w:rsid w:val="00405C5C"/>
    <w:rsid w:val="004074B2"/>
    <w:rsid w:val="004107BA"/>
    <w:rsid w:val="00412D4A"/>
    <w:rsid w:val="00413496"/>
    <w:rsid w:val="00413DE4"/>
    <w:rsid w:val="00414155"/>
    <w:rsid w:val="00414416"/>
    <w:rsid w:val="00414706"/>
    <w:rsid w:val="004154BD"/>
    <w:rsid w:val="00417AA1"/>
    <w:rsid w:val="004202A3"/>
    <w:rsid w:val="004208C4"/>
    <w:rsid w:val="00420D8D"/>
    <w:rsid w:val="00420DC5"/>
    <w:rsid w:val="00421702"/>
    <w:rsid w:val="00421D4D"/>
    <w:rsid w:val="00423374"/>
    <w:rsid w:val="004261F6"/>
    <w:rsid w:val="00426491"/>
    <w:rsid w:val="00426F88"/>
    <w:rsid w:val="00427839"/>
    <w:rsid w:val="004305D1"/>
    <w:rsid w:val="004305EE"/>
    <w:rsid w:val="004313D8"/>
    <w:rsid w:val="004323E4"/>
    <w:rsid w:val="00432B01"/>
    <w:rsid w:val="00433C6A"/>
    <w:rsid w:val="00433D62"/>
    <w:rsid w:val="0043779F"/>
    <w:rsid w:val="004401CC"/>
    <w:rsid w:val="004406BD"/>
    <w:rsid w:val="00441B2F"/>
    <w:rsid w:val="00441DEA"/>
    <w:rsid w:val="00442564"/>
    <w:rsid w:val="004425E8"/>
    <w:rsid w:val="00444C89"/>
    <w:rsid w:val="00447584"/>
    <w:rsid w:val="00451C9B"/>
    <w:rsid w:val="004531EF"/>
    <w:rsid w:val="004548A6"/>
    <w:rsid w:val="00455EA5"/>
    <w:rsid w:val="004565AE"/>
    <w:rsid w:val="00462DC2"/>
    <w:rsid w:val="00463073"/>
    <w:rsid w:val="00463301"/>
    <w:rsid w:val="00463A3E"/>
    <w:rsid w:val="00463ED6"/>
    <w:rsid w:val="00465572"/>
    <w:rsid w:val="004670E2"/>
    <w:rsid w:val="004671FA"/>
    <w:rsid w:val="004676E2"/>
    <w:rsid w:val="00467CCB"/>
    <w:rsid w:val="004706A5"/>
    <w:rsid w:val="00471411"/>
    <w:rsid w:val="00475722"/>
    <w:rsid w:val="00475D82"/>
    <w:rsid w:val="00476F98"/>
    <w:rsid w:val="0047719D"/>
    <w:rsid w:val="004773EF"/>
    <w:rsid w:val="00477E31"/>
    <w:rsid w:val="00480025"/>
    <w:rsid w:val="004820C6"/>
    <w:rsid w:val="00483FD6"/>
    <w:rsid w:val="0048443F"/>
    <w:rsid w:val="00484A44"/>
    <w:rsid w:val="004867A5"/>
    <w:rsid w:val="00490CF4"/>
    <w:rsid w:val="00490F37"/>
    <w:rsid w:val="00493651"/>
    <w:rsid w:val="004938A8"/>
    <w:rsid w:val="004941F2"/>
    <w:rsid w:val="00495A6F"/>
    <w:rsid w:val="004A025F"/>
    <w:rsid w:val="004A2549"/>
    <w:rsid w:val="004A3164"/>
    <w:rsid w:val="004A4DD6"/>
    <w:rsid w:val="004A4FB6"/>
    <w:rsid w:val="004B1FA4"/>
    <w:rsid w:val="004B235C"/>
    <w:rsid w:val="004B34AB"/>
    <w:rsid w:val="004B3CB2"/>
    <w:rsid w:val="004B740C"/>
    <w:rsid w:val="004C059B"/>
    <w:rsid w:val="004C1830"/>
    <w:rsid w:val="004C24A4"/>
    <w:rsid w:val="004C3779"/>
    <w:rsid w:val="004C37DB"/>
    <w:rsid w:val="004C54CE"/>
    <w:rsid w:val="004C5711"/>
    <w:rsid w:val="004C5FAA"/>
    <w:rsid w:val="004C623A"/>
    <w:rsid w:val="004C68D6"/>
    <w:rsid w:val="004C7412"/>
    <w:rsid w:val="004C7708"/>
    <w:rsid w:val="004C78B2"/>
    <w:rsid w:val="004D5848"/>
    <w:rsid w:val="004D5977"/>
    <w:rsid w:val="004D5BDF"/>
    <w:rsid w:val="004D64F0"/>
    <w:rsid w:val="004D7420"/>
    <w:rsid w:val="004D761C"/>
    <w:rsid w:val="004E25C4"/>
    <w:rsid w:val="004E3840"/>
    <w:rsid w:val="004E4503"/>
    <w:rsid w:val="004E6A80"/>
    <w:rsid w:val="004F2539"/>
    <w:rsid w:val="004F4767"/>
    <w:rsid w:val="004F5520"/>
    <w:rsid w:val="004F6F2D"/>
    <w:rsid w:val="004F717D"/>
    <w:rsid w:val="00504B26"/>
    <w:rsid w:val="00506FE0"/>
    <w:rsid w:val="00507862"/>
    <w:rsid w:val="00510356"/>
    <w:rsid w:val="0051151D"/>
    <w:rsid w:val="00511F7A"/>
    <w:rsid w:val="00514DFF"/>
    <w:rsid w:val="00517E4D"/>
    <w:rsid w:val="00521595"/>
    <w:rsid w:val="005219FF"/>
    <w:rsid w:val="00522177"/>
    <w:rsid w:val="005244E0"/>
    <w:rsid w:val="00527193"/>
    <w:rsid w:val="005274F9"/>
    <w:rsid w:val="005303B5"/>
    <w:rsid w:val="005314F2"/>
    <w:rsid w:val="00531A4E"/>
    <w:rsid w:val="00531D8D"/>
    <w:rsid w:val="005325AC"/>
    <w:rsid w:val="005327F1"/>
    <w:rsid w:val="00535420"/>
    <w:rsid w:val="0053602F"/>
    <w:rsid w:val="00537459"/>
    <w:rsid w:val="00537C3B"/>
    <w:rsid w:val="005432ED"/>
    <w:rsid w:val="005435AD"/>
    <w:rsid w:val="00547078"/>
    <w:rsid w:val="00551640"/>
    <w:rsid w:val="00552461"/>
    <w:rsid w:val="0055308D"/>
    <w:rsid w:val="00555699"/>
    <w:rsid w:val="00560BD8"/>
    <w:rsid w:val="00560E4E"/>
    <w:rsid w:val="00560E71"/>
    <w:rsid w:val="00562992"/>
    <w:rsid w:val="00564A58"/>
    <w:rsid w:val="00566B56"/>
    <w:rsid w:val="00572242"/>
    <w:rsid w:val="00572F3A"/>
    <w:rsid w:val="00572F79"/>
    <w:rsid w:val="00574627"/>
    <w:rsid w:val="00575391"/>
    <w:rsid w:val="005757DE"/>
    <w:rsid w:val="00575940"/>
    <w:rsid w:val="00577E48"/>
    <w:rsid w:val="00581F6B"/>
    <w:rsid w:val="005824BA"/>
    <w:rsid w:val="00582B49"/>
    <w:rsid w:val="005834B9"/>
    <w:rsid w:val="005842FD"/>
    <w:rsid w:val="0058598E"/>
    <w:rsid w:val="00585E8B"/>
    <w:rsid w:val="00586213"/>
    <w:rsid w:val="00586667"/>
    <w:rsid w:val="00586D1A"/>
    <w:rsid w:val="005877ED"/>
    <w:rsid w:val="0059018D"/>
    <w:rsid w:val="005908F9"/>
    <w:rsid w:val="0059735E"/>
    <w:rsid w:val="005A0030"/>
    <w:rsid w:val="005A1D8D"/>
    <w:rsid w:val="005A21C1"/>
    <w:rsid w:val="005A2585"/>
    <w:rsid w:val="005A3C3D"/>
    <w:rsid w:val="005A50BC"/>
    <w:rsid w:val="005A5533"/>
    <w:rsid w:val="005A760F"/>
    <w:rsid w:val="005A78D0"/>
    <w:rsid w:val="005A7FEC"/>
    <w:rsid w:val="005B1B72"/>
    <w:rsid w:val="005B506E"/>
    <w:rsid w:val="005B5DA7"/>
    <w:rsid w:val="005B611E"/>
    <w:rsid w:val="005C05FA"/>
    <w:rsid w:val="005C39B1"/>
    <w:rsid w:val="005C5093"/>
    <w:rsid w:val="005C51FB"/>
    <w:rsid w:val="005C5222"/>
    <w:rsid w:val="005C5BB1"/>
    <w:rsid w:val="005C6284"/>
    <w:rsid w:val="005D284B"/>
    <w:rsid w:val="005D2C7F"/>
    <w:rsid w:val="005D2E04"/>
    <w:rsid w:val="005D3603"/>
    <w:rsid w:val="005D47F3"/>
    <w:rsid w:val="005D502A"/>
    <w:rsid w:val="005E0149"/>
    <w:rsid w:val="005E19C5"/>
    <w:rsid w:val="005E2868"/>
    <w:rsid w:val="005E4A23"/>
    <w:rsid w:val="005E60B1"/>
    <w:rsid w:val="005E62B9"/>
    <w:rsid w:val="005E739B"/>
    <w:rsid w:val="005F3307"/>
    <w:rsid w:val="005F3CAE"/>
    <w:rsid w:val="005F4E0D"/>
    <w:rsid w:val="005F57DC"/>
    <w:rsid w:val="005F5F5B"/>
    <w:rsid w:val="005F607E"/>
    <w:rsid w:val="00600EFF"/>
    <w:rsid w:val="006010AA"/>
    <w:rsid w:val="0060201E"/>
    <w:rsid w:val="0060272C"/>
    <w:rsid w:val="00605B04"/>
    <w:rsid w:val="00605CC6"/>
    <w:rsid w:val="00605F0E"/>
    <w:rsid w:val="00606F65"/>
    <w:rsid w:val="006073CD"/>
    <w:rsid w:val="0060764B"/>
    <w:rsid w:val="0061093A"/>
    <w:rsid w:val="00612BAB"/>
    <w:rsid w:val="00614F06"/>
    <w:rsid w:val="00623259"/>
    <w:rsid w:val="00623B48"/>
    <w:rsid w:val="006248AF"/>
    <w:rsid w:val="00627757"/>
    <w:rsid w:val="00627BB2"/>
    <w:rsid w:val="006338A1"/>
    <w:rsid w:val="00636C34"/>
    <w:rsid w:val="00637194"/>
    <w:rsid w:val="006373A2"/>
    <w:rsid w:val="00637D99"/>
    <w:rsid w:val="0064220B"/>
    <w:rsid w:val="00642B5C"/>
    <w:rsid w:val="006457D8"/>
    <w:rsid w:val="00645A6C"/>
    <w:rsid w:val="0064731C"/>
    <w:rsid w:val="00647C15"/>
    <w:rsid w:val="00650389"/>
    <w:rsid w:val="006505C8"/>
    <w:rsid w:val="00651354"/>
    <w:rsid w:val="00651A8E"/>
    <w:rsid w:val="006537F9"/>
    <w:rsid w:val="00653AB1"/>
    <w:rsid w:val="00654169"/>
    <w:rsid w:val="0065433D"/>
    <w:rsid w:val="006544BF"/>
    <w:rsid w:val="006546AF"/>
    <w:rsid w:val="00654C61"/>
    <w:rsid w:val="00654D09"/>
    <w:rsid w:val="006562A8"/>
    <w:rsid w:val="00656B59"/>
    <w:rsid w:val="0065713B"/>
    <w:rsid w:val="00657196"/>
    <w:rsid w:val="006614F4"/>
    <w:rsid w:val="0066173A"/>
    <w:rsid w:val="00661C70"/>
    <w:rsid w:val="006620F7"/>
    <w:rsid w:val="00662C75"/>
    <w:rsid w:val="00663271"/>
    <w:rsid w:val="006656AC"/>
    <w:rsid w:val="00672D82"/>
    <w:rsid w:val="006737EF"/>
    <w:rsid w:val="00676489"/>
    <w:rsid w:val="00677FBE"/>
    <w:rsid w:val="00681CB1"/>
    <w:rsid w:val="006824B5"/>
    <w:rsid w:val="00683501"/>
    <w:rsid w:val="006836D7"/>
    <w:rsid w:val="006844EB"/>
    <w:rsid w:val="006851AF"/>
    <w:rsid w:val="00685E66"/>
    <w:rsid w:val="00687737"/>
    <w:rsid w:val="00692893"/>
    <w:rsid w:val="006928DA"/>
    <w:rsid w:val="0069350E"/>
    <w:rsid w:val="00695124"/>
    <w:rsid w:val="006968FD"/>
    <w:rsid w:val="006A0E47"/>
    <w:rsid w:val="006A4245"/>
    <w:rsid w:val="006A5370"/>
    <w:rsid w:val="006A599B"/>
    <w:rsid w:val="006A6A5F"/>
    <w:rsid w:val="006A6D25"/>
    <w:rsid w:val="006A73DE"/>
    <w:rsid w:val="006A78FF"/>
    <w:rsid w:val="006A7A6B"/>
    <w:rsid w:val="006B0D47"/>
    <w:rsid w:val="006B1152"/>
    <w:rsid w:val="006B1BD0"/>
    <w:rsid w:val="006B33B2"/>
    <w:rsid w:val="006B49FB"/>
    <w:rsid w:val="006B5E11"/>
    <w:rsid w:val="006B5E23"/>
    <w:rsid w:val="006B6CED"/>
    <w:rsid w:val="006B72AD"/>
    <w:rsid w:val="006C04AB"/>
    <w:rsid w:val="006C0CAE"/>
    <w:rsid w:val="006C2D96"/>
    <w:rsid w:val="006C2E29"/>
    <w:rsid w:val="006C331B"/>
    <w:rsid w:val="006C3AD0"/>
    <w:rsid w:val="006C4689"/>
    <w:rsid w:val="006C59F5"/>
    <w:rsid w:val="006C5B9F"/>
    <w:rsid w:val="006C799C"/>
    <w:rsid w:val="006C7A86"/>
    <w:rsid w:val="006D01C2"/>
    <w:rsid w:val="006D0A82"/>
    <w:rsid w:val="006D16C9"/>
    <w:rsid w:val="006D351B"/>
    <w:rsid w:val="006D369B"/>
    <w:rsid w:val="006D5FCD"/>
    <w:rsid w:val="006E2934"/>
    <w:rsid w:val="006E2975"/>
    <w:rsid w:val="006E4683"/>
    <w:rsid w:val="006E684C"/>
    <w:rsid w:val="006E68A4"/>
    <w:rsid w:val="006E705F"/>
    <w:rsid w:val="006F00B3"/>
    <w:rsid w:val="006F2B75"/>
    <w:rsid w:val="006F3863"/>
    <w:rsid w:val="006F392E"/>
    <w:rsid w:val="006F3EC4"/>
    <w:rsid w:val="006F40E6"/>
    <w:rsid w:val="006F4F52"/>
    <w:rsid w:val="006F66A5"/>
    <w:rsid w:val="006F67BC"/>
    <w:rsid w:val="006F753D"/>
    <w:rsid w:val="00700C0E"/>
    <w:rsid w:val="00701E46"/>
    <w:rsid w:val="00702679"/>
    <w:rsid w:val="0070303C"/>
    <w:rsid w:val="007031E8"/>
    <w:rsid w:val="0070366B"/>
    <w:rsid w:val="0070476E"/>
    <w:rsid w:val="0070490D"/>
    <w:rsid w:val="00704C74"/>
    <w:rsid w:val="007052FE"/>
    <w:rsid w:val="00706067"/>
    <w:rsid w:val="0070713E"/>
    <w:rsid w:val="007131AA"/>
    <w:rsid w:val="00713816"/>
    <w:rsid w:val="0071506F"/>
    <w:rsid w:val="007150AE"/>
    <w:rsid w:val="007151B2"/>
    <w:rsid w:val="00715674"/>
    <w:rsid w:val="0071587D"/>
    <w:rsid w:val="00715C4D"/>
    <w:rsid w:val="00715DA9"/>
    <w:rsid w:val="00720FEB"/>
    <w:rsid w:val="00721301"/>
    <w:rsid w:val="007225F7"/>
    <w:rsid w:val="00723F29"/>
    <w:rsid w:val="007256FD"/>
    <w:rsid w:val="00726398"/>
    <w:rsid w:val="0072729C"/>
    <w:rsid w:val="007274C6"/>
    <w:rsid w:val="00732B64"/>
    <w:rsid w:val="00735086"/>
    <w:rsid w:val="0073583C"/>
    <w:rsid w:val="007401DE"/>
    <w:rsid w:val="00740AFD"/>
    <w:rsid w:val="00744FE5"/>
    <w:rsid w:val="00747C31"/>
    <w:rsid w:val="00747CBE"/>
    <w:rsid w:val="007512D0"/>
    <w:rsid w:val="00751B0B"/>
    <w:rsid w:val="00752AA2"/>
    <w:rsid w:val="007537FA"/>
    <w:rsid w:val="00754A78"/>
    <w:rsid w:val="007550E3"/>
    <w:rsid w:val="0075561D"/>
    <w:rsid w:val="00756170"/>
    <w:rsid w:val="007561F5"/>
    <w:rsid w:val="00757A28"/>
    <w:rsid w:val="00757C15"/>
    <w:rsid w:val="00760433"/>
    <w:rsid w:val="00760DF1"/>
    <w:rsid w:val="00763B3D"/>
    <w:rsid w:val="0076543B"/>
    <w:rsid w:val="00765B4D"/>
    <w:rsid w:val="00766458"/>
    <w:rsid w:val="007671A2"/>
    <w:rsid w:val="00767E26"/>
    <w:rsid w:val="00767F2E"/>
    <w:rsid w:val="00771F28"/>
    <w:rsid w:val="007732C9"/>
    <w:rsid w:val="00773ADC"/>
    <w:rsid w:val="007740A8"/>
    <w:rsid w:val="0077452C"/>
    <w:rsid w:val="007749A3"/>
    <w:rsid w:val="00774B03"/>
    <w:rsid w:val="00776684"/>
    <w:rsid w:val="007766A6"/>
    <w:rsid w:val="007816C6"/>
    <w:rsid w:val="00781EB3"/>
    <w:rsid w:val="00783ECD"/>
    <w:rsid w:val="007849D7"/>
    <w:rsid w:val="007849F0"/>
    <w:rsid w:val="00784A51"/>
    <w:rsid w:val="00787011"/>
    <w:rsid w:val="00787E6C"/>
    <w:rsid w:val="0079009E"/>
    <w:rsid w:val="00791BA5"/>
    <w:rsid w:val="0079360F"/>
    <w:rsid w:val="007937CF"/>
    <w:rsid w:val="00794395"/>
    <w:rsid w:val="00794A15"/>
    <w:rsid w:val="00794FC9"/>
    <w:rsid w:val="007967FB"/>
    <w:rsid w:val="00796CB5"/>
    <w:rsid w:val="00797B09"/>
    <w:rsid w:val="007A031D"/>
    <w:rsid w:val="007A181B"/>
    <w:rsid w:val="007A30E4"/>
    <w:rsid w:val="007A4F9B"/>
    <w:rsid w:val="007A646D"/>
    <w:rsid w:val="007A7826"/>
    <w:rsid w:val="007B1BC5"/>
    <w:rsid w:val="007B37D5"/>
    <w:rsid w:val="007B57DC"/>
    <w:rsid w:val="007B7327"/>
    <w:rsid w:val="007B734A"/>
    <w:rsid w:val="007B7E8E"/>
    <w:rsid w:val="007C1485"/>
    <w:rsid w:val="007C247E"/>
    <w:rsid w:val="007C3958"/>
    <w:rsid w:val="007C7196"/>
    <w:rsid w:val="007C7729"/>
    <w:rsid w:val="007C7E0F"/>
    <w:rsid w:val="007D0CB6"/>
    <w:rsid w:val="007D1DD8"/>
    <w:rsid w:val="007D365C"/>
    <w:rsid w:val="007D38DB"/>
    <w:rsid w:val="007D41CD"/>
    <w:rsid w:val="007D48BF"/>
    <w:rsid w:val="007D5649"/>
    <w:rsid w:val="007D581F"/>
    <w:rsid w:val="007D5A4D"/>
    <w:rsid w:val="007D7D84"/>
    <w:rsid w:val="007E0561"/>
    <w:rsid w:val="007E5BF9"/>
    <w:rsid w:val="007E78E5"/>
    <w:rsid w:val="007F2B7F"/>
    <w:rsid w:val="007F2CFA"/>
    <w:rsid w:val="007F3C00"/>
    <w:rsid w:val="007F413C"/>
    <w:rsid w:val="007F5FF3"/>
    <w:rsid w:val="007F6C53"/>
    <w:rsid w:val="007F6EC2"/>
    <w:rsid w:val="007F77F2"/>
    <w:rsid w:val="008002C8"/>
    <w:rsid w:val="00805388"/>
    <w:rsid w:val="00806860"/>
    <w:rsid w:val="00814157"/>
    <w:rsid w:val="00816ACB"/>
    <w:rsid w:val="00820A6F"/>
    <w:rsid w:val="00820AAB"/>
    <w:rsid w:val="00821A72"/>
    <w:rsid w:val="0082425C"/>
    <w:rsid w:val="00824846"/>
    <w:rsid w:val="008274AE"/>
    <w:rsid w:val="00832335"/>
    <w:rsid w:val="00832621"/>
    <w:rsid w:val="00833765"/>
    <w:rsid w:val="00834825"/>
    <w:rsid w:val="0084439B"/>
    <w:rsid w:val="00845198"/>
    <w:rsid w:val="00845CDA"/>
    <w:rsid w:val="008466DE"/>
    <w:rsid w:val="008472C0"/>
    <w:rsid w:val="008502C7"/>
    <w:rsid w:val="00850DB6"/>
    <w:rsid w:val="00851675"/>
    <w:rsid w:val="008528AE"/>
    <w:rsid w:val="008558C8"/>
    <w:rsid w:val="00855B70"/>
    <w:rsid w:val="00861EDC"/>
    <w:rsid w:val="00862397"/>
    <w:rsid w:val="0086355F"/>
    <w:rsid w:val="00863EBC"/>
    <w:rsid w:val="00864C53"/>
    <w:rsid w:val="00865648"/>
    <w:rsid w:val="0086675B"/>
    <w:rsid w:val="00867AE5"/>
    <w:rsid w:val="00870E2F"/>
    <w:rsid w:val="00871DDC"/>
    <w:rsid w:val="00871F30"/>
    <w:rsid w:val="00873AD1"/>
    <w:rsid w:val="00873CFB"/>
    <w:rsid w:val="00873FF2"/>
    <w:rsid w:val="008740FF"/>
    <w:rsid w:val="008758B7"/>
    <w:rsid w:val="00877C21"/>
    <w:rsid w:val="008836B5"/>
    <w:rsid w:val="00884E46"/>
    <w:rsid w:val="00886EC5"/>
    <w:rsid w:val="008876EA"/>
    <w:rsid w:val="008901BB"/>
    <w:rsid w:val="00890F79"/>
    <w:rsid w:val="0089210A"/>
    <w:rsid w:val="008927AE"/>
    <w:rsid w:val="00892D11"/>
    <w:rsid w:val="008A001B"/>
    <w:rsid w:val="008A1950"/>
    <w:rsid w:val="008A22FB"/>
    <w:rsid w:val="008A240D"/>
    <w:rsid w:val="008B11CF"/>
    <w:rsid w:val="008B2D90"/>
    <w:rsid w:val="008B3706"/>
    <w:rsid w:val="008B4706"/>
    <w:rsid w:val="008B4C78"/>
    <w:rsid w:val="008B73D5"/>
    <w:rsid w:val="008C0F51"/>
    <w:rsid w:val="008C237F"/>
    <w:rsid w:val="008C7A5F"/>
    <w:rsid w:val="008C7DE3"/>
    <w:rsid w:val="008D018C"/>
    <w:rsid w:val="008D0BC0"/>
    <w:rsid w:val="008D2B84"/>
    <w:rsid w:val="008D376E"/>
    <w:rsid w:val="008D6A11"/>
    <w:rsid w:val="008E37FE"/>
    <w:rsid w:val="008E391C"/>
    <w:rsid w:val="008E502D"/>
    <w:rsid w:val="008E5796"/>
    <w:rsid w:val="008E6AE1"/>
    <w:rsid w:val="008E7005"/>
    <w:rsid w:val="008F2778"/>
    <w:rsid w:val="008F503D"/>
    <w:rsid w:val="008F6807"/>
    <w:rsid w:val="008F6FCB"/>
    <w:rsid w:val="008F7AA0"/>
    <w:rsid w:val="0090437B"/>
    <w:rsid w:val="00905081"/>
    <w:rsid w:val="00905C27"/>
    <w:rsid w:val="009122B1"/>
    <w:rsid w:val="0091246C"/>
    <w:rsid w:val="009129C1"/>
    <w:rsid w:val="009131C0"/>
    <w:rsid w:val="009133D9"/>
    <w:rsid w:val="00914B0B"/>
    <w:rsid w:val="00914E75"/>
    <w:rsid w:val="0091653C"/>
    <w:rsid w:val="0092109B"/>
    <w:rsid w:val="00923C21"/>
    <w:rsid w:val="009259EB"/>
    <w:rsid w:val="00926815"/>
    <w:rsid w:val="00930793"/>
    <w:rsid w:val="00933C35"/>
    <w:rsid w:val="009349B6"/>
    <w:rsid w:val="00936795"/>
    <w:rsid w:val="00936D7B"/>
    <w:rsid w:val="009415E5"/>
    <w:rsid w:val="00942298"/>
    <w:rsid w:val="009426D1"/>
    <w:rsid w:val="00943650"/>
    <w:rsid w:val="00944520"/>
    <w:rsid w:val="00945AE1"/>
    <w:rsid w:val="00945E7D"/>
    <w:rsid w:val="00947434"/>
    <w:rsid w:val="00947773"/>
    <w:rsid w:val="00947835"/>
    <w:rsid w:val="009527F9"/>
    <w:rsid w:val="00952F9D"/>
    <w:rsid w:val="00954BC2"/>
    <w:rsid w:val="00956EBD"/>
    <w:rsid w:val="00957118"/>
    <w:rsid w:val="009577D6"/>
    <w:rsid w:val="009615EA"/>
    <w:rsid w:val="0096287F"/>
    <w:rsid w:val="00963F1E"/>
    <w:rsid w:val="0096583D"/>
    <w:rsid w:val="00965F86"/>
    <w:rsid w:val="00967AA4"/>
    <w:rsid w:val="00970A0F"/>
    <w:rsid w:val="00970A92"/>
    <w:rsid w:val="00971C5E"/>
    <w:rsid w:val="00972C20"/>
    <w:rsid w:val="0097392C"/>
    <w:rsid w:val="00975DF3"/>
    <w:rsid w:val="0097709B"/>
    <w:rsid w:val="00977138"/>
    <w:rsid w:val="00977E74"/>
    <w:rsid w:val="0098229A"/>
    <w:rsid w:val="00983F42"/>
    <w:rsid w:val="009847E5"/>
    <w:rsid w:val="00985EE7"/>
    <w:rsid w:val="0098612B"/>
    <w:rsid w:val="00986A56"/>
    <w:rsid w:val="00987118"/>
    <w:rsid w:val="0099134A"/>
    <w:rsid w:val="009924BF"/>
    <w:rsid w:val="00993963"/>
    <w:rsid w:val="00995098"/>
    <w:rsid w:val="009969E7"/>
    <w:rsid w:val="0099700F"/>
    <w:rsid w:val="009975B8"/>
    <w:rsid w:val="00997D63"/>
    <w:rsid w:val="00997EFE"/>
    <w:rsid w:val="009A0858"/>
    <w:rsid w:val="009A14B3"/>
    <w:rsid w:val="009A2BE2"/>
    <w:rsid w:val="009A498E"/>
    <w:rsid w:val="009A57EB"/>
    <w:rsid w:val="009A6B73"/>
    <w:rsid w:val="009A6E2D"/>
    <w:rsid w:val="009A73FE"/>
    <w:rsid w:val="009A7FB7"/>
    <w:rsid w:val="009B07F1"/>
    <w:rsid w:val="009B25AE"/>
    <w:rsid w:val="009B272B"/>
    <w:rsid w:val="009B2EBB"/>
    <w:rsid w:val="009B461A"/>
    <w:rsid w:val="009B468A"/>
    <w:rsid w:val="009B50CB"/>
    <w:rsid w:val="009B5913"/>
    <w:rsid w:val="009B5B86"/>
    <w:rsid w:val="009C19CC"/>
    <w:rsid w:val="009C2836"/>
    <w:rsid w:val="009C2A8F"/>
    <w:rsid w:val="009C39FE"/>
    <w:rsid w:val="009C3B20"/>
    <w:rsid w:val="009C3D88"/>
    <w:rsid w:val="009C4815"/>
    <w:rsid w:val="009C5085"/>
    <w:rsid w:val="009D231C"/>
    <w:rsid w:val="009D5582"/>
    <w:rsid w:val="009D5973"/>
    <w:rsid w:val="009E0504"/>
    <w:rsid w:val="009E0E45"/>
    <w:rsid w:val="009E0ECE"/>
    <w:rsid w:val="009E1656"/>
    <w:rsid w:val="009E2556"/>
    <w:rsid w:val="009E41CE"/>
    <w:rsid w:val="009E54CA"/>
    <w:rsid w:val="009E557C"/>
    <w:rsid w:val="009E75F3"/>
    <w:rsid w:val="009E7A04"/>
    <w:rsid w:val="009F06FD"/>
    <w:rsid w:val="009F255A"/>
    <w:rsid w:val="009F3B14"/>
    <w:rsid w:val="009F66EF"/>
    <w:rsid w:val="009F6839"/>
    <w:rsid w:val="009F71AA"/>
    <w:rsid w:val="009F7872"/>
    <w:rsid w:val="00A0054B"/>
    <w:rsid w:val="00A0100D"/>
    <w:rsid w:val="00A0246F"/>
    <w:rsid w:val="00A02D93"/>
    <w:rsid w:val="00A033B3"/>
    <w:rsid w:val="00A0537D"/>
    <w:rsid w:val="00A05EFE"/>
    <w:rsid w:val="00A10E4E"/>
    <w:rsid w:val="00A1162D"/>
    <w:rsid w:val="00A12C0C"/>
    <w:rsid w:val="00A16B26"/>
    <w:rsid w:val="00A20FC0"/>
    <w:rsid w:val="00A254AA"/>
    <w:rsid w:val="00A259B0"/>
    <w:rsid w:val="00A25A9A"/>
    <w:rsid w:val="00A25F33"/>
    <w:rsid w:val="00A267BE"/>
    <w:rsid w:val="00A26E5E"/>
    <w:rsid w:val="00A27C84"/>
    <w:rsid w:val="00A3005B"/>
    <w:rsid w:val="00A30BE7"/>
    <w:rsid w:val="00A325CB"/>
    <w:rsid w:val="00A32C81"/>
    <w:rsid w:val="00A33714"/>
    <w:rsid w:val="00A33DDB"/>
    <w:rsid w:val="00A3498E"/>
    <w:rsid w:val="00A349C1"/>
    <w:rsid w:val="00A35001"/>
    <w:rsid w:val="00A36F0F"/>
    <w:rsid w:val="00A40E43"/>
    <w:rsid w:val="00A41370"/>
    <w:rsid w:val="00A4214E"/>
    <w:rsid w:val="00A441A7"/>
    <w:rsid w:val="00A448BF"/>
    <w:rsid w:val="00A46B4D"/>
    <w:rsid w:val="00A53CC7"/>
    <w:rsid w:val="00A54286"/>
    <w:rsid w:val="00A55E5F"/>
    <w:rsid w:val="00A6120A"/>
    <w:rsid w:val="00A613CB"/>
    <w:rsid w:val="00A63267"/>
    <w:rsid w:val="00A657D0"/>
    <w:rsid w:val="00A679CF"/>
    <w:rsid w:val="00A70E91"/>
    <w:rsid w:val="00A71FDE"/>
    <w:rsid w:val="00A7289E"/>
    <w:rsid w:val="00A72AD2"/>
    <w:rsid w:val="00A7559F"/>
    <w:rsid w:val="00A7588A"/>
    <w:rsid w:val="00A7764B"/>
    <w:rsid w:val="00A77694"/>
    <w:rsid w:val="00A779BE"/>
    <w:rsid w:val="00A815A6"/>
    <w:rsid w:val="00A866DC"/>
    <w:rsid w:val="00A87129"/>
    <w:rsid w:val="00A905E7"/>
    <w:rsid w:val="00A90E8A"/>
    <w:rsid w:val="00A91857"/>
    <w:rsid w:val="00A944CF"/>
    <w:rsid w:val="00A95AA3"/>
    <w:rsid w:val="00A96326"/>
    <w:rsid w:val="00A96BE4"/>
    <w:rsid w:val="00A97B86"/>
    <w:rsid w:val="00AA0AC2"/>
    <w:rsid w:val="00AA113E"/>
    <w:rsid w:val="00AA296F"/>
    <w:rsid w:val="00AA2B43"/>
    <w:rsid w:val="00AA2F6B"/>
    <w:rsid w:val="00AA3185"/>
    <w:rsid w:val="00AA3DE1"/>
    <w:rsid w:val="00AA4009"/>
    <w:rsid w:val="00AA5097"/>
    <w:rsid w:val="00AA58A4"/>
    <w:rsid w:val="00AA6060"/>
    <w:rsid w:val="00AA61A5"/>
    <w:rsid w:val="00AA7B4D"/>
    <w:rsid w:val="00AB5DE3"/>
    <w:rsid w:val="00AB6002"/>
    <w:rsid w:val="00AB71EF"/>
    <w:rsid w:val="00AB77C7"/>
    <w:rsid w:val="00AB7ADA"/>
    <w:rsid w:val="00AC0458"/>
    <w:rsid w:val="00AC0EA6"/>
    <w:rsid w:val="00AC11FF"/>
    <w:rsid w:val="00AC145A"/>
    <w:rsid w:val="00AC1E5E"/>
    <w:rsid w:val="00AC3A7B"/>
    <w:rsid w:val="00AC3CAF"/>
    <w:rsid w:val="00AC4F6D"/>
    <w:rsid w:val="00AC5143"/>
    <w:rsid w:val="00AC5C15"/>
    <w:rsid w:val="00AD03FE"/>
    <w:rsid w:val="00AD23AE"/>
    <w:rsid w:val="00AD7ACA"/>
    <w:rsid w:val="00AE2C83"/>
    <w:rsid w:val="00AE5118"/>
    <w:rsid w:val="00AE7DB4"/>
    <w:rsid w:val="00AF10B0"/>
    <w:rsid w:val="00AF1C5D"/>
    <w:rsid w:val="00AF46FA"/>
    <w:rsid w:val="00AF58BD"/>
    <w:rsid w:val="00AF6646"/>
    <w:rsid w:val="00AF7133"/>
    <w:rsid w:val="00B020BD"/>
    <w:rsid w:val="00B022DD"/>
    <w:rsid w:val="00B0320D"/>
    <w:rsid w:val="00B049E2"/>
    <w:rsid w:val="00B04F77"/>
    <w:rsid w:val="00B05A36"/>
    <w:rsid w:val="00B06775"/>
    <w:rsid w:val="00B06AEA"/>
    <w:rsid w:val="00B10128"/>
    <w:rsid w:val="00B122EE"/>
    <w:rsid w:val="00B126A8"/>
    <w:rsid w:val="00B1362B"/>
    <w:rsid w:val="00B13A0B"/>
    <w:rsid w:val="00B16904"/>
    <w:rsid w:val="00B174C0"/>
    <w:rsid w:val="00B20503"/>
    <w:rsid w:val="00B22A92"/>
    <w:rsid w:val="00B23FC8"/>
    <w:rsid w:val="00B240B0"/>
    <w:rsid w:val="00B25A48"/>
    <w:rsid w:val="00B26690"/>
    <w:rsid w:val="00B27155"/>
    <w:rsid w:val="00B27A4D"/>
    <w:rsid w:val="00B27EFE"/>
    <w:rsid w:val="00B32A52"/>
    <w:rsid w:val="00B37D69"/>
    <w:rsid w:val="00B407AB"/>
    <w:rsid w:val="00B40965"/>
    <w:rsid w:val="00B41004"/>
    <w:rsid w:val="00B41D05"/>
    <w:rsid w:val="00B42486"/>
    <w:rsid w:val="00B44B62"/>
    <w:rsid w:val="00B45252"/>
    <w:rsid w:val="00B47AB9"/>
    <w:rsid w:val="00B52AF0"/>
    <w:rsid w:val="00B52FD1"/>
    <w:rsid w:val="00B53F56"/>
    <w:rsid w:val="00B57C13"/>
    <w:rsid w:val="00B57C21"/>
    <w:rsid w:val="00B63C79"/>
    <w:rsid w:val="00B65998"/>
    <w:rsid w:val="00B65B23"/>
    <w:rsid w:val="00B6778C"/>
    <w:rsid w:val="00B70319"/>
    <w:rsid w:val="00B72FFE"/>
    <w:rsid w:val="00B74CB2"/>
    <w:rsid w:val="00B75F91"/>
    <w:rsid w:val="00B76396"/>
    <w:rsid w:val="00B773B0"/>
    <w:rsid w:val="00B77889"/>
    <w:rsid w:val="00B80D21"/>
    <w:rsid w:val="00B80EE5"/>
    <w:rsid w:val="00B82D44"/>
    <w:rsid w:val="00B82E7F"/>
    <w:rsid w:val="00B833C6"/>
    <w:rsid w:val="00B83AF4"/>
    <w:rsid w:val="00B859FF"/>
    <w:rsid w:val="00B86150"/>
    <w:rsid w:val="00B86C37"/>
    <w:rsid w:val="00B9247B"/>
    <w:rsid w:val="00B94191"/>
    <w:rsid w:val="00B96568"/>
    <w:rsid w:val="00BA106F"/>
    <w:rsid w:val="00BA4C58"/>
    <w:rsid w:val="00BA50BD"/>
    <w:rsid w:val="00BA5261"/>
    <w:rsid w:val="00BA68E4"/>
    <w:rsid w:val="00BA7B8C"/>
    <w:rsid w:val="00BB0E00"/>
    <w:rsid w:val="00BB2699"/>
    <w:rsid w:val="00BB2B32"/>
    <w:rsid w:val="00BB36AD"/>
    <w:rsid w:val="00BB6CFC"/>
    <w:rsid w:val="00BB713F"/>
    <w:rsid w:val="00BB7CB7"/>
    <w:rsid w:val="00BC0211"/>
    <w:rsid w:val="00BC09AE"/>
    <w:rsid w:val="00BC1C39"/>
    <w:rsid w:val="00BC2015"/>
    <w:rsid w:val="00BC25A1"/>
    <w:rsid w:val="00BC414E"/>
    <w:rsid w:val="00BC499B"/>
    <w:rsid w:val="00BC5F7E"/>
    <w:rsid w:val="00BC6286"/>
    <w:rsid w:val="00BC64BB"/>
    <w:rsid w:val="00BC78DF"/>
    <w:rsid w:val="00BD018C"/>
    <w:rsid w:val="00BD0897"/>
    <w:rsid w:val="00BD346B"/>
    <w:rsid w:val="00BD4A3E"/>
    <w:rsid w:val="00BD6E40"/>
    <w:rsid w:val="00BE0E61"/>
    <w:rsid w:val="00BE2214"/>
    <w:rsid w:val="00BE3E32"/>
    <w:rsid w:val="00BE4CFB"/>
    <w:rsid w:val="00BE6CB9"/>
    <w:rsid w:val="00BF0B33"/>
    <w:rsid w:val="00BF1A0F"/>
    <w:rsid w:val="00BF2870"/>
    <w:rsid w:val="00BF34D9"/>
    <w:rsid w:val="00BF438E"/>
    <w:rsid w:val="00BF4F46"/>
    <w:rsid w:val="00BF6E72"/>
    <w:rsid w:val="00BF7FE7"/>
    <w:rsid w:val="00C00011"/>
    <w:rsid w:val="00C00C19"/>
    <w:rsid w:val="00C01256"/>
    <w:rsid w:val="00C04749"/>
    <w:rsid w:val="00C04FB0"/>
    <w:rsid w:val="00C05566"/>
    <w:rsid w:val="00C06947"/>
    <w:rsid w:val="00C1019D"/>
    <w:rsid w:val="00C1102E"/>
    <w:rsid w:val="00C12346"/>
    <w:rsid w:val="00C132BE"/>
    <w:rsid w:val="00C1338C"/>
    <w:rsid w:val="00C1343E"/>
    <w:rsid w:val="00C143B8"/>
    <w:rsid w:val="00C15F5F"/>
    <w:rsid w:val="00C17ECF"/>
    <w:rsid w:val="00C20543"/>
    <w:rsid w:val="00C22A57"/>
    <w:rsid w:val="00C2370F"/>
    <w:rsid w:val="00C2672F"/>
    <w:rsid w:val="00C27930"/>
    <w:rsid w:val="00C3057C"/>
    <w:rsid w:val="00C30D3B"/>
    <w:rsid w:val="00C32422"/>
    <w:rsid w:val="00C3318C"/>
    <w:rsid w:val="00C339E6"/>
    <w:rsid w:val="00C33F64"/>
    <w:rsid w:val="00C368BF"/>
    <w:rsid w:val="00C4001A"/>
    <w:rsid w:val="00C420A1"/>
    <w:rsid w:val="00C420D5"/>
    <w:rsid w:val="00C4213A"/>
    <w:rsid w:val="00C42322"/>
    <w:rsid w:val="00C429CA"/>
    <w:rsid w:val="00C42E8A"/>
    <w:rsid w:val="00C4384B"/>
    <w:rsid w:val="00C44175"/>
    <w:rsid w:val="00C45DDE"/>
    <w:rsid w:val="00C467A5"/>
    <w:rsid w:val="00C53181"/>
    <w:rsid w:val="00C54953"/>
    <w:rsid w:val="00C54E7F"/>
    <w:rsid w:val="00C56214"/>
    <w:rsid w:val="00C56E23"/>
    <w:rsid w:val="00C61B90"/>
    <w:rsid w:val="00C63B9A"/>
    <w:rsid w:val="00C63C65"/>
    <w:rsid w:val="00C63F13"/>
    <w:rsid w:val="00C6416F"/>
    <w:rsid w:val="00C64690"/>
    <w:rsid w:val="00C64E8F"/>
    <w:rsid w:val="00C65053"/>
    <w:rsid w:val="00C716D3"/>
    <w:rsid w:val="00C717D8"/>
    <w:rsid w:val="00C72604"/>
    <w:rsid w:val="00C73063"/>
    <w:rsid w:val="00C74FEE"/>
    <w:rsid w:val="00C7583F"/>
    <w:rsid w:val="00C75DD1"/>
    <w:rsid w:val="00C77A5D"/>
    <w:rsid w:val="00C80251"/>
    <w:rsid w:val="00C810B2"/>
    <w:rsid w:val="00C818CB"/>
    <w:rsid w:val="00C82D80"/>
    <w:rsid w:val="00C85FC0"/>
    <w:rsid w:val="00C93222"/>
    <w:rsid w:val="00C945F8"/>
    <w:rsid w:val="00C94A01"/>
    <w:rsid w:val="00C94E63"/>
    <w:rsid w:val="00C9577D"/>
    <w:rsid w:val="00C95D63"/>
    <w:rsid w:val="00C965D2"/>
    <w:rsid w:val="00CA12B5"/>
    <w:rsid w:val="00CA1457"/>
    <w:rsid w:val="00CA1961"/>
    <w:rsid w:val="00CA3115"/>
    <w:rsid w:val="00CA5787"/>
    <w:rsid w:val="00CA6246"/>
    <w:rsid w:val="00CB18A9"/>
    <w:rsid w:val="00CB48C3"/>
    <w:rsid w:val="00CB5121"/>
    <w:rsid w:val="00CB59E9"/>
    <w:rsid w:val="00CB5DC7"/>
    <w:rsid w:val="00CB6BB9"/>
    <w:rsid w:val="00CB7525"/>
    <w:rsid w:val="00CC014D"/>
    <w:rsid w:val="00CC0F83"/>
    <w:rsid w:val="00CC1745"/>
    <w:rsid w:val="00CC197E"/>
    <w:rsid w:val="00CC4529"/>
    <w:rsid w:val="00CC4959"/>
    <w:rsid w:val="00CC5D10"/>
    <w:rsid w:val="00CC6529"/>
    <w:rsid w:val="00CD0169"/>
    <w:rsid w:val="00CD2FC8"/>
    <w:rsid w:val="00CD566B"/>
    <w:rsid w:val="00CD5B7C"/>
    <w:rsid w:val="00CD5E33"/>
    <w:rsid w:val="00CD704E"/>
    <w:rsid w:val="00CE0653"/>
    <w:rsid w:val="00CE0DCD"/>
    <w:rsid w:val="00CE0FEA"/>
    <w:rsid w:val="00CE49E9"/>
    <w:rsid w:val="00CE5077"/>
    <w:rsid w:val="00CE5207"/>
    <w:rsid w:val="00CE5425"/>
    <w:rsid w:val="00CE7077"/>
    <w:rsid w:val="00CF21C9"/>
    <w:rsid w:val="00CF2661"/>
    <w:rsid w:val="00CF2B66"/>
    <w:rsid w:val="00CF37CF"/>
    <w:rsid w:val="00CF41EC"/>
    <w:rsid w:val="00CF460C"/>
    <w:rsid w:val="00CF4D33"/>
    <w:rsid w:val="00CF5D68"/>
    <w:rsid w:val="00CF672C"/>
    <w:rsid w:val="00D0102A"/>
    <w:rsid w:val="00D038A1"/>
    <w:rsid w:val="00D04354"/>
    <w:rsid w:val="00D05000"/>
    <w:rsid w:val="00D0512B"/>
    <w:rsid w:val="00D053D8"/>
    <w:rsid w:val="00D1167C"/>
    <w:rsid w:val="00D1248E"/>
    <w:rsid w:val="00D145AD"/>
    <w:rsid w:val="00D14C56"/>
    <w:rsid w:val="00D175BD"/>
    <w:rsid w:val="00D208F1"/>
    <w:rsid w:val="00D21DBE"/>
    <w:rsid w:val="00D246E0"/>
    <w:rsid w:val="00D251FB"/>
    <w:rsid w:val="00D2629E"/>
    <w:rsid w:val="00D26E5F"/>
    <w:rsid w:val="00D3081E"/>
    <w:rsid w:val="00D3112F"/>
    <w:rsid w:val="00D32C56"/>
    <w:rsid w:val="00D35449"/>
    <w:rsid w:val="00D3639D"/>
    <w:rsid w:val="00D37F37"/>
    <w:rsid w:val="00D436AD"/>
    <w:rsid w:val="00D43FF6"/>
    <w:rsid w:val="00D440AF"/>
    <w:rsid w:val="00D46201"/>
    <w:rsid w:val="00D46811"/>
    <w:rsid w:val="00D5059F"/>
    <w:rsid w:val="00D5071F"/>
    <w:rsid w:val="00D514E6"/>
    <w:rsid w:val="00D52BCD"/>
    <w:rsid w:val="00D54293"/>
    <w:rsid w:val="00D5501A"/>
    <w:rsid w:val="00D577E9"/>
    <w:rsid w:val="00D57D0B"/>
    <w:rsid w:val="00D60C7B"/>
    <w:rsid w:val="00D61305"/>
    <w:rsid w:val="00D62A6D"/>
    <w:rsid w:val="00D6315E"/>
    <w:rsid w:val="00D6360F"/>
    <w:rsid w:val="00D6371C"/>
    <w:rsid w:val="00D64459"/>
    <w:rsid w:val="00D64503"/>
    <w:rsid w:val="00D6457B"/>
    <w:rsid w:val="00D666E4"/>
    <w:rsid w:val="00D671AA"/>
    <w:rsid w:val="00D70031"/>
    <w:rsid w:val="00D715EC"/>
    <w:rsid w:val="00D722E6"/>
    <w:rsid w:val="00D74DCD"/>
    <w:rsid w:val="00D753E7"/>
    <w:rsid w:val="00D75EEF"/>
    <w:rsid w:val="00D77142"/>
    <w:rsid w:val="00D771A8"/>
    <w:rsid w:val="00D8000C"/>
    <w:rsid w:val="00D804C3"/>
    <w:rsid w:val="00D82700"/>
    <w:rsid w:val="00D840BF"/>
    <w:rsid w:val="00D84E03"/>
    <w:rsid w:val="00D851BA"/>
    <w:rsid w:val="00D85321"/>
    <w:rsid w:val="00D8588A"/>
    <w:rsid w:val="00D86D36"/>
    <w:rsid w:val="00D872FD"/>
    <w:rsid w:val="00D90597"/>
    <w:rsid w:val="00D91DF2"/>
    <w:rsid w:val="00D92C18"/>
    <w:rsid w:val="00D9366C"/>
    <w:rsid w:val="00D94177"/>
    <w:rsid w:val="00D94BC7"/>
    <w:rsid w:val="00D9531B"/>
    <w:rsid w:val="00DA0507"/>
    <w:rsid w:val="00DA2AED"/>
    <w:rsid w:val="00DA3DD8"/>
    <w:rsid w:val="00DA51FA"/>
    <w:rsid w:val="00DA7D8B"/>
    <w:rsid w:val="00DB13A3"/>
    <w:rsid w:val="00DB29CB"/>
    <w:rsid w:val="00DB2A7F"/>
    <w:rsid w:val="00DB4A50"/>
    <w:rsid w:val="00DB6A01"/>
    <w:rsid w:val="00DB6DE1"/>
    <w:rsid w:val="00DB7DD6"/>
    <w:rsid w:val="00DC048B"/>
    <w:rsid w:val="00DC0CA2"/>
    <w:rsid w:val="00DC118D"/>
    <w:rsid w:val="00DC1ED0"/>
    <w:rsid w:val="00DC5355"/>
    <w:rsid w:val="00DC72C6"/>
    <w:rsid w:val="00DD05D7"/>
    <w:rsid w:val="00DD1830"/>
    <w:rsid w:val="00DD29EF"/>
    <w:rsid w:val="00DD387A"/>
    <w:rsid w:val="00DD4A22"/>
    <w:rsid w:val="00DD5083"/>
    <w:rsid w:val="00DD5701"/>
    <w:rsid w:val="00DD5AB6"/>
    <w:rsid w:val="00DD5F95"/>
    <w:rsid w:val="00DD6FF7"/>
    <w:rsid w:val="00DE0329"/>
    <w:rsid w:val="00DE2D3E"/>
    <w:rsid w:val="00DE4777"/>
    <w:rsid w:val="00DE4F54"/>
    <w:rsid w:val="00DE72CF"/>
    <w:rsid w:val="00DF1937"/>
    <w:rsid w:val="00DF1C67"/>
    <w:rsid w:val="00DF1FF5"/>
    <w:rsid w:val="00DF2B8A"/>
    <w:rsid w:val="00DF3151"/>
    <w:rsid w:val="00DF7AEF"/>
    <w:rsid w:val="00E005F3"/>
    <w:rsid w:val="00E01029"/>
    <w:rsid w:val="00E06328"/>
    <w:rsid w:val="00E07320"/>
    <w:rsid w:val="00E11EC5"/>
    <w:rsid w:val="00E13942"/>
    <w:rsid w:val="00E14964"/>
    <w:rsid w:val="00E14A99"/>
    <w:rsid w:val="00E16F58"/>
    <w:rsid w:val="00E21330"/>
    <w:rsid w:val="00E22C75"/>
    <w:rsid w:val="00E23917"/>
    <w:rsid w:val="00E2441D"/>
    <w:rsid w:val="00E301B9"/>
    <w:rsid w:val="00E3450C"/>
    <w:rsid w:val="00E34E44"/>
    <w:rsid w:val="00E34EED"/>
    <w:rsid w:val="00E359B0"/>
    <w:rsid w:val="00E379DB"/>
    <w:rsid w:val="00E40FE7"/>
    <w:rsid w:val="00E41919"/>
    <w:rsid w:val="00E42B14"/>
    <w:rsid w:val="00E436B4"/>
    <w:rsid w:val="00E4541A"/>
    <w:rsid w:val="00E46C25"/>
    <w:rsid w:val="00E46E85"/>
    <w:rsid w:val="00E4796C"/>
    <w:rsid w:val="00E47B95"/>
    <w:rsid w:val="00E50CA4"/>
    <w:rsid w:val="00E51772"/>
    <w:rsid w:val="00E52920"/>
    <w:rsid w:val="00E53D9E"/>
    <w:rsid w:val="00E53EE9"/>
    <w:rsid w:val="00E544B3"/>
    <w:rsid w:val="00E54678"/>
    <w:rsid w:val="00E558E2"/>
    <w:rsid w:val="00E57906"/>
    <w:rsid w:val="00E57996"/>
    <w:rsid w:val="00E57F6E"/>
    <w:rsid w:val="00E60514"/>
    <w:rsid w:val="00E605DE"/>
    <w:rsid w:val="00E609CC"/>
    <w:rsid w:val="00E60D74"/>
    <w:rsid w:val="00E6370D"/>
    <w:rsid w:val="00E639E2"/>
    <w:rsid w:val="00E64D06"/>
    <w:rsid w:val="00E66572"/>
    <w:rsid w:val="00E72ECA"/>
    <w:rsid w:val="00E731E8"/>
    <w:rsid w:val="00E7467D"/>
    <w:rsid w:val="00E76541"/>
    <w:rsid w:val="00E76A0D"/>
    <w:rsid w:val="00E7776D"/>
    <w:rsid w:val="00E8052F"/>
    <w:rsid w:val="00E8203F"/>
    <w:rsid w:val="00E835C6"/>
    <w:rsid w:val="00E84410"/>
    <w:rsid w:val="00E86688"/>
    <w:rsid w:val="00E86E6B"/>
    <w:rsid w:val="00E873F7"/>
    <w:rsid w:val="00E87872"/>
    <w:rsid w:val="00E90A88"/>
    <w:rsid w:val="00E90D0F"/>
    <w:rsid w:val="00E910B3"/>
    <w:rsid w:val="00E92A41"/>
    <w:rsid w:val="00E93D25"/>
    <w:rsid w:val="00E954B1"/>
    <w:rsid w:val="00E9588C"/>
    <w:rsid w:val="00E965FB"/>
    <w:rsid w:val="00E96672"/>
    <w:rsid w:val="00E96B0D"/>
    <w:rsid w:val="00EA0370"/>
    <w:rsid w:val="00EA0BF9"/>
    <w:rsid w:val="00EA0E8E"/>
    <w:rsid w:val="00EA1E19"/>
    <w:rsid w:val="00EA262C"/>
    <w:rsid w:val="00EA3DA0"/>
    <w:rsid w:val="00EA53CE"/>
    <w:rsid w:val="00EA6593"/>
    <w:rsid w:val="00EA6C0D"/>
    <w:rsid w:val="00EA7076"/>
    <w:rsid w:val="00EA7B5C"/>
    <w:rsid w:val="00EA7F65"/>
    <w:rsid w:val="00EB0514"/>
    <w:rsid w:val="00EB5502"/>
    <w:rsid w:val="00EB5E96"/>
    <w:rsid w:val="00EB78F3"/>
    <w:rsid w:val="00EC0567"/>
    <w:rsid w:val="00EC1828"/>
    <w:rsid w:val="00EC26C2"/>
    <w:rsid w:val="00EC29F1"/>
    <w:rsid w:val="00EC2E02"/>
    <w:rsid w:val="00EC6382"/>
    <w:rsid w:val="00EC6897"/>
    <w:rsid w:val="00EC6C97"/>
    <w:rsid w:val="00ED01AF"/>
    <w:rsid w:val="00ED08FC"/>
    <w:rsid w:val="00ED0C06"/>
    <w:rsid w:val="00ED10EA"/>
    <w:rsid w:val="00ED28B2"/>
    <w:rsid w:val="00ED37F6"/>
    <w:rsid w:val="00ED6F87"/>
    <w:rsid w:val="00EE0116"/>
    <w:rsid w:val="00EE07A8"/>
    <w:rsid w:val="00EE0D5D"/>
    <w:rsid w:val="00EE1937"/>
    <w:rsid w:val="00EE25F2"/>
    <w:rsid w:val="00EF108E"/>
    <w:rsid w:val="00EF1B4D"/>
    <w:rsid w:val="00EF30FF"/>
    <w:rsid w:val="00EF37D3"/>
    <w:rsid w:val="00EF59E4"/>
    <w:rsid w:val="00EF682E"/>
    <w:rsid w:val="00EF6EFB"/>
    <w:rsid w:val="00EF7920"/>
    <w:rsid w:val="00F016A2"/>
    <w:rsid w:val="00F023F2"/>
    <w:rsid w:val="00F03835"/>
    <w:rsid w:val="00F0398C"/>
    <w:rsid w:val="00F0457C"/>
    <w:rsid w:val="00F053B8"/>
    <w:rsid w:val="00F05FF9"/>
    <w:rsid w:val="00F07CB8"/>
    <w:rsid w:val="00F07F37"/>
    <w:rsid w:val="00F10A1A"/>
    <w:rsid w:val="00F1130F"/>
    <w:rsid w:val="00F11D5B"/>
    <w:rsid w:val="00F149CC"/>
    <w:rsid w:val="00F14A5B"/>
    <w:rsid w:val="00F150D8"/>
    <w:rsid w:val="00F16B9A"/>
    <w:rsid w:val="00F172A8"/>
    <w:rsid w:val="00F205C9"/>
    <w:rsid w:val="00F20B09"/>
    <w:rsid w:val="00F22610"/>
    <w:rsid w:val="00F25031"/>
    <w:rsid w:val="00F26155"/>
    <w:rsid w:val="00F2729F"/>
    <w:rsid w:val="00F31F18"/>
    <w:rsid w:val="00F32744"/>
    <w:rsid w:val="00F32863"/>
    <w:rsid w:val="00F32A54"/>
    <w:rsid w:val="00F36CBD"/>
    <w:rsid w:val="00F375F8"/>
    <w:rsid w:val="00F402C1"/>
    <w:rsid w:val="00F40327"/>
    <w:rsid w:val="00F4395D"/>
    <w:rsid w:val="00F43E2C"/>
    <w:rsid w:val="00F44D9C"/>
    <w:rsid w:val="00F4701F"/>
    <w:rsid w:val="00F4760D"/>
    <w:rsid w:val="00F510C0"/>
    <w:rsid w:val="00F511CD"/>
    <w:rsid w:val="00F525BF"/>
    <w:rsid w:val="00F52F05"/>
    <w:rsid w:val="00F5449D"/>
    <w:rsid w:val="00F55919"/>
    <w:rsid w:val="00F63EAE"/>
    <w:rsid w:val="00F64DEE"/>
    <w:rsid w:val="00F66ABB"/>
    <w:rsid w:val="00F67472"/>
    <w:rsid w:val="00F70013"/>
    <w:rsid w:val="00F71586"/>
    <w:rsid w:val="00F7163A"/>
    <w:rsid w:val="00F71C01"/>
    <w:rsid w:val="00F73AFD"/>
    <w:rsid w:val="00F74018"/>
    <w:rsid w:val="00F75A06"/>
    <w:rsid w:val="00F76BE6"/>
    <w:rsid w:val="00F7721A"/>
    <w:rsid w:val="00F80491"/>
    <w:rsid w:val="00F81185"/>
    <w:rsid w:val="00F8325F"/>
    <w:rsid w:val="00F83C5D"/>
    <w:rsid w:val="00F84E31"/>
    <w:rsid w:val="00F852A0"/>
    <w:rsid w:val="00F854E1"/>
    <w:rsid w:val="00F85DBE"/>
    <w:rsid w:val="00F93F33"/>
    <w:rsid w:val="00F948B4"/>
    <w:rsid w:val="00F94CBB"/>
    <w:rsid w:val="00F958FE"/>
    <w:rsid w:val="00F95A63"/>
    <w:rsid w:val="00F95FFC"/>
    <w:rsid w:val="00F968E1"/>
    <w:rsid w:val="00F96CF8"/>
    <w:rsid w:val="00F96FF8"/>
    <w:rsid w:val="00F97F24"/>
    <w:rsid w:val="00FA10B0"/>
    <w:rsid w:val="00FA1D59"/>
    <w:rsid w:val="00FA3389"/>
    <w:rsid w:val="00FA4D06"/>
    <w:rsid w:val="00FA4FDD"/>
    <w:rsid w:val="00FA6315"/>
    <w:rsid w:val="00FA6C65"/>
    <w:rsid w:val="00FA7130"/>
    <w:rsid w:val="00FB1987"/>
    <w:rsid w:val="00FB2074"/>
    <w:rsid w:val="00FB324E"/>
    <w:rsid w:val="00FB490B"/>
    <w:rsid w:val="00FB5536"/>
    <w:rsid w:val="00FB7339"/>
    <w:rsid w:val="00FC05C1"/>
    <w:rsid w:val="00FC1294"/>
    <w:rsid w:val="00FC12B7"/>
    <w:rsid w:val="00FC16EB"/>
    <w:rsid w:val="00FC1818"/>
    <w:rsid w:val="00FC2639"/>
    <w:rsid w:val="00FC310D"/>
    <w:rsid w:val="00FC40C3"/>
    <w:rsid w:val="00FC4AE1"/>
    <w:rsid w:val="00FD1574"/>
    <w:rsid w:val="00FD186E"/>
    <w:rsid w:val="00FD27E8"/>
    <w:rsid w:val="00FD314D"/>
    <w:rsid w:val="00FD4CF2"/>
    <w:rsid w:val="00FD505D"/>
    <w:rsid w:val="00FD6CD9"/>
    <w:rsid w:val="00FD7DAC"/>
    <w:rsid w:val="00FE27FD"/>
    <w:rsid w:val="00FE2CF0"/>
    <w:rsid w:val="00FE2EC8"/>
    <w:rsid w:val="00FE39E0"/>
    <w:rsid w:val="00FE45CF"/>
    <w:rsid w:val="00FF0466"/>
    <w:rsid w:val="00FF055A"/>
    <w:rsid w:val="00FF2295"/>
    <w:rsid w:val="00FF2ABE"/>
    <w:rsid w:val="00FF3AEA"/>
    <w:rsid w:val="00FF58C8"/>
    <w:rsid w:val="00FF5BCC"/>
    <w:rsid w:val="00FF6577"/>
    <w:rsid w:val="00FF7150"/>
    <w:rsid w:val="01247C36"/>
    <w:rsid w:val="0160561F"/>
    <w:rsid w:val="01705312"/>
    <w:rsid w:val="01896548"/>
    <w:rsid w:val="01BB6190"/>
    <w:rsid w:val="01D3780F"/>
    <w:rsid w:val="022A6BBB"/>
    <w:rsid w:val="02621BB4"/>
    <w:rsid w:val="026827A1"/>
    <w:rsid w:val="03574812"/>
    <w:rsid w:val="03597045"/>
    <w:rsid w:val="037912D9"/>
    <w:rsid w:val="038526F3"/>
    <w:rsid w:val="03AF6EEB"/>
    <w:rsid w:val="03EB2FD9"/>
    <w:rsid w:val="041F3A0C"/>
    <w:rsid w:val="04471ADD"/>
    <w:rsid w:val="045356A5"/>
    <w:rsid w:val="04573D1D"/>
    <w:rsid w:val="04681E20"/>
    <w:rsid w:val="047B72BF"/>
    <w:rsid w:val="04D454DC"/>
    <w:rsid w:val="05251EA3"/>
    <w:rsid w:val="05E905BA"/>
    <w:rsid w:val="060C560A"/>
    <w:rsid w:val="06207C2A"/>
    <w:rsid w:val="06DC7E43"/>
    <w:rsid w:val="06E14DFF"/>
    <w:rsid w:val="07395FF7"/>
    <w:rsid w:val="075D015E"/>
    <w:rsid w:val="0786379F"/>
    <w:rsid w:val="078A6318"/>
    <w:rsid w:val="078E2824"/>
    <w:rsid w:val="07C6680E"/>
    <w:rsid w:val="07FF6DDA"/>
    <w:rsid w:val="082B0877"/>
    <w:rsid w:val="089B26DF"/>
    <w:rsid w:val="08A27629"/>
    <w:rsid w:val="08AC37FD"/>
    <w:rsid w:val="08D559DB"/>
    <w:rsid w:val="0913089C"/>
    <w:rsid w:val="09381967"/>
    <w:rsid w:val="09453C74"/>
    <w:rsid w:val="096F6590"/>
    <w:rsid w:val="0A6A5A78"/>
    <w:rsid w:val="0A9B675B"/>
    <w:rsid w:val="0AB903B9"/>
    <w:rsid w:val="0AE177BE"/>
    <w:rsid w:val="0B015B2F"/>
    <w:rsid w:val="0B4D69CE"/>
    <w:rsid w:val="0B6716B4"/>
    <w:rsid w:val="0B891BA3"/>
    <w:rsid w:val="0BAE37DA"/>
    <w:rsid w:val="0BD15E3D"/>
    <w:rsid w:val="0BD33067"/>
    <w:rsid w:val="0C122EC5"/>
    <w:rsid w:val="0C155A91"/>
    <w:rsid w:val="0C231CCB"/>
    <w:rsid w:val="0C5752B4"/>
    <w:rsid w:val="0CF62D35"/>
    <w:rsid w:val="0D0A549D"/>
    <w:rsid w:val="0D664EAB"/>
    <w:rsid w:val="0D88700E"/>
    <w:rsid w:val="0DFD740A"/>
    <w:rsid w:val="0E4342FF"/>
    <w:rsid w:val="0E8A49F4"/>
    <w:rsid w:val="0EA53003"/>
    <w:rsid w:val="0ED371DD"/>
    <w:rsid w:val="0EE9198F"/>
    <w:rsid w:val="0F3639E8"/>
    <w:rsid w:val="0F7353B9"/>
    <w:rsid w:val="0F867B67"/>
    <w:rsid w:val="0F986C59"/>
    <w:rsid w:val="0FF92880"/>
    <w:rsid w:val="10503B51"/>
    <w:rsid w:val="109A64AE"/>
    <w:rsid w:val="10D260CF"/>
    <w:rsid w:val="10F512C6"/>
    <w:rsid w:val="111D36BA"/>
    <w:rsid w:val="1178046B"/>
    <w:rsid w:val="117D06AA"/>
    <w:rsid w:val="1190478E"/>
    <w:rsid w:val="12121926"/>
    <w:rsid w:val="122B2B7D"/>
    <w:rsid w:val="12463011"/>
    <w:rsid w:val="12521AED"/>
    <w:rsid w:val="128D03D9"/>
    <w:rsid w:val="13160C1B"/>
    <w:rsid w:val="133F0D07"/>
    <w:rsid w:val="136D2ADF"/>
    <w:rsid w:val="13A53A80"/>
    <w:rsid w:val="13D56F2E"/>
    <w:rsid w:val="13D60D98"/>
    <w:rsid w:val="148212D8"/>
    <w:rsid w:val="14C82C6D"/>
    <w:rsid w:val="14E03FD0"/>
    <w:rsid w:val="15583F2B"/>
    <w:rsid w:val="15732E93"/>
    <w:rsid w:val="159C0524"/>
    <w:rsid w:val="16004E9F"/>
    <w:rsid w:val="160E7A38"/>
    <w:rsid w:val="16273820"/>
    <w:rsid w:val="163C3230"/>
    <w:rsid w:val="16636042"/>
    <w:rsid w:val="16AF7907"/>
    <w:rsid w:val="16F0721F"/>
    <w:rsid w:val="17232DD1"/>
    <w:rsid w:val="17B77014"/>
    <w:rsid w:val="17C809E2"/>
    <w:rsid w:val="184D4C9A"/>
    <w:rsid w:val="18A269FD"/>
    <w:rsid w:val="18EE273C"/>
    <w:rsid w:val="19645EEA"/>
    <w:rsid w:val="19FA5669"/>
    <w:rsid w:val="1A290ED0"/>
    <w:rsid w:val="1A643B50"/>
    <w:rsid w:val="1A8564FF"/>
    <w:rsid w:val="1AB44497"/>
    <w:rsid w:val="1AB672CA"/>
    <w:rsid w:val="1AD869DF"/>
    <w:rsid w:val="1AF52E7F"/>
    <w:rsid w:val="1B1272E6"/>
    <w:rsid w:val="1B265E43"/>
    <w:rsid w:val="1BA413F7"/>
    <w:rsid w:val="1C073027"/>
    <w:rsid w:val="1C5A15D1"/>
    <w:rsid w:val="1CA81CA3"/>
    <w:rsid w:val="1CE47096"/>
    <w:rsid w:val="1D2651E7"/>
    <w:rsid w:val="1D6D0256"/>
    <w:rsid w:val="1E1C675C"/>
    <w:rsid w:val="1E462AC8"/>
    <w:rsid w:val="1E9E0948"/>
    <w:rsid w:val="1EDD06AF"/>
    <w:rsid w:val="1EF4005D"/>
    <w:rsid w:val="1F3546DE"/>
    <w:rsid w:val="1F3D70CB"/>
    <w:rsid w:val="1F466B15"/>
    <w:rsid w:val="1F657E67"/>
    <w:rsid w:val="1FAC483F"/>
    <w:rsid w:val="206F71C3"/>
    <w:rsid w:val="20B322F1"/>
    <w:rsid w:val="20BD0F24"/>
    <w:rsid w:val="20CA3A1B"/>
    <w:rsid w:val="21140E80"/>
    <w:rsid w:val="21447E1B"/>
    <w:rsid w:val="21580585"/>
    <w:rsid w:val="21620849"/>
    <w:rsid w:val="21A63CF0"/>
    <w:rsid w:val="21EB55F0"/>
    <w:rsid w:val="21F13FD5"/>
    <w:rsid w:val="21FF6AE3"/>
    <w:rsid w:val="22337879"/>
    <w:rsid w:val="225334FB"/>
    <w:rsid w:val="227C71CB"/>
    <w:rsid w:val="23126094"/>
    <w:rsid w:val="23170406"/>
    <w:rsid w:val="2318073D"/>
    <w:rsid w:val="23201677"/>
    <w:rsid w:val="23224A51"/>
    <w:rsid w:val="236647F1"/>
    <w:rsid w:val="23C5564E"/>
    <w:rsid w:val="23D75698"/>
    <w:rsid w:val="23FB475F"/>
    <w:rsid w:val="240B6544"/>
    <w:rsid w:val="242A477B"/>
    <w:rsid w:val="245C68C6"/>
    <w:rsid w:val="246800CD"/>
    <w:rsid w:val="24764073"/>
    <w:rsid w:val="247D714A"/>
    <w:rsid w:val="24C03998"/>
    <w:rsid w:val="24EC7D97"/>
    <w:rsid w:val="25B42D39"/>
    <w:rsid w:val="25DD7C5A"/>
    <w:rsid w:val="25E273C7"/>
    <w:rsid w:val="26196F93"/>
    <w:rsid w:val="26F97147"/>
    <w:rsid w:val="27143BD9"/>
    <w:rsid w:val="27285905"/>
    <w:rsid w:val="2746095A"/>
    <w:rsid w:val="27675CDE"/>
    <w:rsid w:val="27D35E55"/>
    <w:rsid w:val="27F0685B"/>
    <w:rsid w:val="2805692A"/>
    <w:rsid w:val="28170FBE"/>
    <w:rsid w:val="281C39C3"/>
    <w:rsid w:val="28BF6C05"/>
    <w:rsid w:val="28D24A2C"/>
    <w:rsid w:val="29262C38"/>
    <w:rsid w:val="297671DC"/>
    <w:rsid w:val="298170A7"/>
    <w:rsid w:val="29EE6038"/>
    <w:rsid w:val="2A9934CA"/>
    <w:rsid w:val="2B002456"/>
    <w:rsid w:val="2B2C728A"/>
    <w:rsid w:val="2B520B1B"/>
    <w:rsid w:val="2BBB715D"/>
    <w:rsid w:val="2BEA24F4"/>
    <w:rsid w:val="2BFF0895"/>
    <w:rsid w:val="2C00129D"/>
    <w:rsid w:val="2C0069F0"/>
    <w:rsid w:val="2C4B02C1"/>
    <w:rsid w:val="2C7CC690"/>
    <w:rsid w:val="2C94783B"/>
    <w:rsid w:val="2CD42C96"/>
    <w:rsid w:val="2CE52742"/>
    <w:rsid w:val="2D314A80"/>
    <w:rsid w:val="2D6B27B8"/>
    <w:rsid w:val="2D7C6EDE"/>
    <w:rsid w:val="2DD55F02"/>
    <w:rsid w:val="2E397BFA"/>
    <w:rsid w:val="2E3A0F5A"/>
    <w:rsid w:val="2E721BC2"/>
    <w:rsid w:val="2E82600B"/>
    <w:rsid w:val="2E9B4F43"/>
    <w:rsid w:val="2EBC168A"/>
    <w:rsid w:val="2EC67EED"/>
    <w:rsid w:val="2F5634C4"/>
    <w:rsid w:val="2F6B55F9"/>
    <w:rsid w:val="2F814DCF"/>
    <w:rsid w:val="2FC95CB7"/>
    <w:rsid w:val="2FDF5688"/>
    <w:rsid w:val="3097711C"/>
    <w:rsid w:val="30D20DAE"/>
    <w:rsid w:val="30EF7404"/>
    <w:rsid w:val="30FC1384"/>
    <w:rsid w:val="31256CB3"/>
    <w:rsid w:val="31267786"/>
    <w:rsid w:val="31356A19"/>
    <w:rsid w:val="316257F9"/>
    <w:rsid w:val="316E4738"/>
    <w:rsid w:val="319B2DAD"/>
    <w:rsid w:val="31E42558"/>
    <w:rsid w:val="32550BF4"/>
    <w:rsid w:val="32972D37"/>
    <w:rsid w:val="337B61C8"/>
    <w:rsid w:val="339D7D0E"/>
    <w:rsid w:val="33A10035"/>
    <w:rsid w:val="33B57FD3"/>
    <w:rsid w:val="33BE35A0"/>
    <w:rsid w:val="33D0706B"/>
    <w:rsid w:val="33D53FA1"/>
    <w:rsid w:val="33F77075"/>
    <w:rsid w:val="34423B38"/>
    <w:rsid w:val="346D4EA8"/>
    <w:rsid w:val="34885CA8"/>
    <w:rsid w:val="349C6A99"/>
    <w:rsid w:val="34F10F08"/>
    <w:rsid w:val="35281156"/>
    <w:rsid w:val="353D77CC"/>
    <w:rsid w:val="3555629C"/>
    <w:rsid w:val="35E5608C"/>
    <w:rsid w:val="36131AD6"/>
    <w:rsid w:val="3622195F"/>
    <w:rsid w:val="362767F9"/>
    <w:rsid w:val="364D33B8"/>
    <w:rsid w:val="367014F9"/>
    <w:rsid w:val="367D0D54"/>
    <w:rsid w:val="3688491C"/>
    <w:rsid w:val="36AA4ABB"/>
    <w:rsid w:val="36B06AD3"/>
    <w:rsid w:val="36CD1FC4"/>
    <w:rsid w:val="36FDC28B"/>
    <w:rsid w:val="37362209"/>
    <w:rsid w:val="37912035"/>
    <w:rsid w:val="37A5107B"/>
    <w:rsid w:val="37C9077E"/>
    <w:rsid w:val="37D6421E"/>
    <w:rsid w:val="37DA6882"/>
    <w:rsid w:val="381E5E4A"/>
    <w:rsid w:val="384219DF"/>
    <w:rsid w:val="385D4771"/>
    <w:rsid w:val="38E51EBB"/>
    <w:rsid w:val="38FE68FC"/>
    <w:rsid w:val="39935CF0"/>
    <w:rsid w:val="39950430"/>
    <w:rsid w:val="3A4F393F"/>
    <w:rsid w:val="3A7B6B20"/>
    <w:rsid w:val="3A9F54C0"/>
    <w:rsid w:val="3AA1246F"/>
    <w:rsid w:val="3AD457CB"/>
    <w:rsid w:val="3B4E2A99"/>
    <w:rsid w:val="3B5B1F5F"/>
    <w:rsid w:val="3B5FB36B"/>
    <w:rsid w:val="3B9D5833"/>
    <w:rsid w:val="3BA46FC2"/>
    <w:rsid w:val="3BD848CB"/>
    <w:rsid w:val="3BFA466B"/>
    <w:rsid w:val="3BFB61D7"/>
    <w:rsid w:val="3C0A75F6"/>
    <w:rsid w:val="3C1B65A0"/>
    <w:rsid w:val="3CBE2205"/>
    <w:rsid w:val="3D06697B"/>
    <w:rsid w:val="3D273825"/>
    <w:rsid w:val="3D902014"/>
    <w:rsid w:val="3E5C0FAF"/>
    <w:rsid w:val="3E803086"/>
    <w:rsid w:val="3E927C84"/>
    <w:rsid w:val="3EAB2402"/>
    <w:rsid w:val="3EB133B2"/>
    <w:rsid w:val="3ECD09ED"/>
    <w:rsid w:val="3F3D6D5A"/>
    <w:rsid w:val="3F4D49EB"/>
    <w:rsid w:val="3F776DEA"/>
    <w:rsid w:val="3FD113DE"/>
    <w:rsid w:val="3FE1042E"/>
    <w:rsid w:val="3FFD2273"/>
    <w:rsid w:val="40C27520"/>
    <w:rsid w:val="40FF512C"/>
    <w:rsid w:val="412B0C6B"/>
    <w:rsid w:val="412D7240"/>
    <w:rsid w:val="41A60DD7"/>
    <w:rsid w:val="41BF6E43"/>
    <w:rsid w:val="41DD0428"/>
    <w:rsid w:val="41F73114"/>
    <w:rsid w:val="428968B6"/>
    <w:rsid w:val="42915568"/>
    <w:rsid w:val="42A4258A"/>
    <w:rsid w:val="43224636"/>
    <w:rsid w:val="4369274D"/>
    <w:rsid w:val="43854A90"/>
    <w:rsid w:val="43A1053B"/>
    <w:rsid w:val="43AD286B"/>
    <w:rsid w:val="43C92686"/>
    <w:rsid w:val="440061F1"/>
    <w:rsid w:val="441E46B7"/>
    <w:rsid w:val="44495FFA"/>
    <w:rsid w:val="44525CB5"/>
    <w:rsid w:val="44AB605C"/>
    <w:rsid w:val="44B52F36"/>
    <w:rsid w:val="44BF2EB5"/>
    <w:rsid w:val="44C05533"/>
    <w:rsid w:val="44C51C54"/>
    <w:rsid w:val="44D50D30"/>
    <w:rsid w:val="44D5107B"/>
    <w:rsid w:val="44E96400"/>
    <w:rsid w:val="450F0C02"/>
    <w:rsid w:val="451336B8"/>
    <w:rsid w:val="45156CB0"/>
    <w:rsid w:val="45842AA0"/>
    <w:rsid w:val="45B716C8"/>
    <w:rsid w:val="45BA444C"/>
    <w:rsid w:val="45D123C1"/>
    <w:rsid w:val="45E85204"/>
    <w:rsid w:val="46200290"/>
    <w:rsid w:val="4665364B"/>
    <w:rsid w:val="46A73AA7"/>
    <w:rsid w:val="46C37397"/>
    <w:rsid w:val="46ED29A1"/>
    <w:rsid w:val="4712215E"/>
    <w:rsid w:val="47873B88"/>
    <w:rsid w:val="478A7058"/>
    <w:rsid w:val="47D8484D"/>
    <w:rsid w:val="47DA175F"/>
    <w:rsid w:val="47E50E88"/>
    <w:rsid w:val="48471CED"/>
    <w:rsid w:val="484A0A6B"/>
    <w:rsid w:val="488867E3"/>
    <w:rsid w:val="48A67B9B"/>
    <w:rsid w:val="48AB53FC"/>
    <w:rsid w:val="49021493"/>
    <w:rsid w:val="49056C43"/>
    <w:rsid w:val="49DF4D62"/>
    <w:rsid w:val="4A5A617A"/>
    <w:rsid w:val="4A684F1A"/>
    <w:rsid w:val="4B5F728B"/>
    <w:rsid w:val="4B9062F1"/>
    <w:rsid w:val="4BA0023D"/>
    <w:rsid w:val="4BF14BE5"/>
    <w:rsid w:val="4BF83654"/>
    <w:rsid w:val="4C5D1F24"/>
    <w:rsid w:val="4C923FD2"/>
    <w:rsid w:val="4CD2568C"/>
    <w:rsid w:val="4D1C057C"/>
    <w:rsid w:val="4D2A240C"/>
    <w:rsid w:val="4D6F0DCB"/>
    <w:rsid w:val="4D7260E9"/>
    <w:rsid w:val="4DD97682"/>
    <w:rsid w:val="4E3C207E"/>
    <w:rsid w:val="4E474908"/>
    <w:rsid w:val="4E551132"/>
    <w:rsid w:val="4E6F32E6"/>
    <w:rsid w:val="4E7131B4"/>
    <w:rsid w:val="4ECD6F44"/>
    <w:rsid w:val="4EDB452C"/>
    <w:rsid w:val="4EE45ED9"/>
    <w:rsid w:val="4FAD145A"/>
    <w:rsid w:val="4FEF5411"/>
    <w:rsid w:val="500101BC"/>
    <w:rsid w:val="50225EC1"/>
    <w:rsid w:val="5026019B"/>
    <w:rsid w:val="50A31C1C"/>
    <w:rsid w:val="50B125AF"/>
    <w:rsid w:val="50CC15A1"/>
    <w:rsid w:val="50D90629"/>
    <w:rsid w:val="51080FE7"/>
    <w:rsid w:val="512E1230"/>
    <w:rsid w:val="51515E9A"/>
    <w:rsid w:val="5156555B"/>
    <w:rsid w:val="51715A73"/>
    <w:rsid w:val="5172208E"/>
    <w:rsid w:val="519F5259"/>
    <w:rsid w:val="51BE7279"/>
    <w:rsid w:val="51DA7189"/>
    <w:rsid w:val="51DB2660"/>
    <w:rsid w:val="524B02A8"/>
    <w:rsid w:val="52A32E6F"/>
    <w:rsid w:val="52AC5BB1"/>
    <w:rsid w:val="52D77C4D"/>
    <w:rsid w:val="53663622"/>
    <w:rsid w:val="53912CA6"/>
    <w:rsid w:val="53A0660B"/>
    <w:rsid w:val="53AE7BD2"/>
    <w:rsid w:val="53DD5800"/>
    <w:rsid w:val="542C6401"/>
    <w:rsid w:val="54A924D8"/>
    <w:rsid w:val="54AD1357"/>
    <w:rsid w:val="54C70A4F"/>
    <w:rsid w:val="55230029"/>
    <w:rsid w:val="555B52AD"/>
    <w:rsid w:val="557533EE"/>
    <w:rsid w:val="558C642D"/>
    <w:rsid w:val="55BA22F6"/>
    <w:rsid w:val="56706D6D"/>
    <w:rsid w:val="56A420E6"/>
    <w:rsid w:val="56ED7891"/>
    <w:rsid w:val="575A79E5"/>
    <w:rsid w:val="57783545"/>
    <w:rsid w:val="57AA1D7A"/>
    <w:rsid w:val="57AF631B"/>
    <w:rsid w:val="58051292"/>
    <w:rsid w:val="582C5562"/>
    <w:rsid w:val="58391EB1"/>
    <w:rsid w:val="58A87664"/>
    <w:rsid w:val="58C039C1"/>
    <w:rsid w:val="58EF37F4"/>
    <w:rsid w:val="58F441B5"/>
    <w:rsid w:val="59640A32"/>
    <w:rsid w:val="596911FB"/>
    <w:rsid w:val="598F7352"/>
    <w:rsid w:val="59BBFA24"/>
    <w:rsid w:val="59D2142B"/>
    <w:rsid w:val="59F34836"/>
    <w:rsid w:val="59FD2D74"/>
    <w:rsid w:val="5A41110A"/>
    <w:rsid w:val="5A6E49E5"/>
    <w:rsid w:val="5A6F2ED3"/>
    <w:rsid w:val="5A7A556C"/>
    <w:rsid w:val="5A955DB3"/>
    <w:rsid w:val="5AC96299"/>
    <w:rsid w:val="5B500314"/>
    <w:rsid w:val="5B6B51F1"/>
    <w:rsid w:val="5BC014A5"/>
    <w:rsid w:val="5C1A2E36"/>
    <w:rsid w:val="5C341CF2"/>
    <w:rsid w:val="5C4F6C9D"/>
    <w:rsid w:val="5CA359EF"/>
    <w:rsid w:val="5CDB28BA"/>
    <w:rsid w:val="5CDB2E8B"/>
    <w:rsid w:val="5CE55AC4"/>
    <w:rsid w:val="5D273F20"/>
    <w:rsid w:val="5D6D713C"/>
    <w:rsid w:val="5D820EAB"/>
    <w:rsid w:val="5DA37651"/>
    <w:rsid w:val="5E336DD4"/>
    <w:rsid w:val="5E595F69"/>
    <w:rsid w:val="5E701D1C"/>
    <w:rsid w:val="5EC02C7E"/>
    <w:rsid w:val="5ED60151"/>
    <w:rsid w:val="5EE707E8"/>
    <w:rsid w:val="5F080734"/>
    <w:rsid w:val="5F2B4F57"/>
    <w:rsid w:val="5F4A7450"/>
    <w:rsid w:val="5F531182"/>
    <w:rsid w:val="5F537C73"/>
    <w:rsid w:val="5F99356B"/>
    <w:rsid w:val="5FFB2633"/>
    <w:rsid w:val="60341640"/>
    <w:rsid w:val="603C5684"/>
    <w:rsid w:val="605039FA"/>
    <w:rsid w:val="605F07CD"/>
    <w:rsid w:val="609C7A74"/>
    <w:rsid w:val="60C308AD"/>
    <w:rsid w:val="60C75BC6"/>
    <w:rsid w:val="60F96161"/>
    <w:rsid w:val="615F4AF1"/>
    <w:rsid w:val="62243EE7"/>
    <w:rsid w:val="627920D0"/>
    <w:rsid w:val="62800B69"/>
    <w:rsid w:val="6347780A"/>
    <w:rsid w:val="637126D4"/>
    <w:rsid w:val="638210F6"/>
    <w:rsid w:val="63B8669F"/>
    <w:rsid w:val="63BD7B03"/>
    <w:rsid w:val="63CE3890"/>
    <w:rsid w:val="644B1951"/>
    <w:rsid w:val="644D1739"/>
    <w:rsid w:val="645223E0"/>
    <w:rsid w:val="64954ABF"/>
    <w:rsid w:val="64B060D0"/>
    <w:rsid w:val="64C86786"/>
    <w:rsid w:val="64E64648"/>
    <w:rsid w:val="654C03C6"/>
    <w:rsid w:val="65524AE4"/>
    <w:rsid w:val="655F3788"/>
    <w:rsid w:val="65C5166D"/>
    <w:rsid w:val="65D00A80"/>
    <w:rsid w:val="65D14875"/>
    <w:rsid w:val="66081913"/>
    <w:rsid w:val="66166A9A"/>
    <w:rsid w:val="669D1380"/>
    <w:rsid w:val="66C923F6"/>
    <w:rsid w:val="66CC0E00"/>
    <w:rsid w:val="66F81BB9"/>
    <w:rsid w:val="67BD4D46"/>
    <w:rsid w:val="682506AC"/>
    <w:rsid w:val="68517B9D"/>
    <w:rsid w:val="68781278"/>
    <w:rsid w:val="688A2261"/>
    <w:rsid w:val="689A6C36"/>
    <w:rsid w:val="68B272C0"/>
    <w:rsid w:val="68E3695E"/>
    <w:rsid w:val="690429F5"/>
    <w:rsid w:val="691E2FBE"/>
    <w:rsid w:val="6994365A"/>
    <w:rsid w:val="69B34009"/>
    <w:rsid w:val="69C140E7"/>
    <w:rsid w:val="69EB5CB2"/>
    <w:rsid w:val="69F52238"/>
    <w:rsid w:val="6A2E6808"/>
    <w:rsid w:val="6A6B1D0C"/>
    <w:rsid w:val="6AB71EF8"/>
    <w:rsid w:val="6AC27658"/>
    <w:rsid w:val="6AE45FBC"/>
    <w:rsid w:val="6B210394"/>
    <w:rsid w:val="6B29544A"/>
    <w:rsid w:val="6B2E71C8"/>
    <w:rsid w:val="6B4320F1"/>
    <w:rsid w:val="6B542443"/>
    <w:rsid w:val="6B80237B"/>
    <w:rsid w:val="6B9F3F9B"/>
    <w:rsid w:val="6BCB7F29"/>
    <w:rsid w:val="6BCD30F0"/>
    <w:rsid w:val="6BCF7B2A"/>
    <w:rsid w:val="6C886593"/>
    <w:rsid w:val="6CFE7B89"/>
    <w:rsid w:val="6D4F36D0"/>
    <w:rsid w:val="6D69382E"/>
    <w:rsid w:val="6D721DA9"/>
    <w:rsid w:val="6D8237D2"/>
    <w:rsid w:val="6D915FF1"/>
    <w:rsid w:val="6DCA187C"/>
    <w:rsid w:val="6E09702A"/>
    <w:rsid w:val="6E2345E2"/>
    <w:rsid w:val="6E611E8E"/>
    <w:rsid w:val="6EA3128C"/>
    <w:rsid w:val="6EB9670C"/>
    <w:rsid w:val="6EC86F2B"/>
    <w:rsid w:val="6F3F76DD"/>
    <w:rsid w:val="6F7333D3"/>
    <w:rsid w:val="6FAE4ACE"/>
    <w:rsid w:val="6FBB6607"/>
    <w:rsid w:val="6FE14306"/>
    <w:rsid w:val="700252D4"/>
    <w:rsid w:val="700B7E81"/>
    <w:rsid w:val="700E484E"/>
    <w:rsid w:val="701E091E"/>
    <w:rsid w:val="704058EE"/>
    <w:rsid w:val="70E52F00"/>
    <w:rsid w:val="716E29FB"/>
    <w:rsid w:val="71AF23DA"/>
    <w:rsid w:val="71FB074C"/>
    <w:rsid w:val="72442D67"/>
    <w:rsid w:val="7275692B"/>
    <w:rsid w:val="735B948E"/>
    <w:rsid w:val="73742776"/>
    <w:rsid w:val="73D73EE0"/>
    <w:rsid w:val="73DA01B9"/>
    <w:rsid w:val="73DA09C6"/>
    <w:rsid w:val="73DA51D7"/>
    <w:rsid w:val="743F1B8B"/>
    <w:rsid w:val="74A534F6"/>
    <w:rsid w:val="754033E4"/>
    <w:rsid w:val="75617EAE"/>
    <w:rsid w:val="758C0038"/>
    <w:rsid w:val="758F3F91"/>
    <w:rsid w:val="759B528D"/>
    <w:rsid w:val="75F37BE5"/>
    <w:rsid w:val="76637D35"/>
    <w:rsid w:val="76A2766B"/>
    <w:rsid w:val="772E01EE"/>
    <w:rsid w:val="77A55787"/>
    <w:rsid w:val="77DB0BBF"/>
    <w:rsid w:val="77E963A2"/>
    <w:rsid w:val="77F23D81"/>
    <w:rsid w:val="781A2C51"/>
    <w:rsid w:val="78206D51"/>
    <w:rsid w:val="78353E46"/>
    <w:rsid w:val="7869438F"/>
    <w:rsid w:val="788B27F0"/>
    <w:rsid w:val="78CE2999"/>
    <w:rsid w:val="78D608A8"/>
    <w:rsid w:val="7908270B"/>
    <w:rsid w:val="79312111"/>
    <w:rsid w:val="793DC6A2"/>
    <w:rsid w:val="795D457D"/>
    <w:rsid w:val="79F587A9"/>
    <w:rsid w:val="7A606B16"/>
    <w:rsid w:val="7ACD017D"/>
    <w:rsid w:val="7AF200AA"/>
    <w:rsid w:val="7B315497"/>
    <w:rsid w:val="7B4D5FF5"/>
    <w:rsid w:val="7B642E4D"/>
    <w:rsid w:val="7BF23BC5"/>
    <w:rsid w:val="7BFF4E8A"/>
    <w:rsid w:val="7C383135"/>
    <w:rsid w:val="7C767976"/>
    <w:rsid w:val="7C9B5A54"/>
    <w:rsid w:val="7CAA069E"/>
    <w:rsid w:val="7CC14E09"/>
    <w:rsid w:val="7CF765D9"/>
    <w:rsid w:val="7D052701"/>
    <w:rsid w:val="7D0C7065"/>
    <w:rsid w:val="7D33D6BA"/>
    <w:rsid w:val="7D3555B9"/>
    <w:rsid w:val="7D464868"/>
    <w:rsid w:val="7D4E5112"/>
    <w:rsid w:val="7D51D092"/>
    <w:rsid w:val="7D5B5186"/>
    <w:rsid w:val="7DD00F61"/>
    <w:rsid w:val="7DE981F6"/>
    <w:rsid w:val="7DF912CD"/>
    <w:rsid w:val="7E5051CC"/>
    <w:rsid w:val="7E6FEFC9"/>
    <w:rsid w:val="7EAE2C7C"/>
    <w:rsid w:val="7EAF098E"/>
    <w:rsid w:val="7ED24E9D"/>
    <w:rsid w:val="7EF73F7E"/>
    <w:rsid w:val="7EFD2714"/>
    <w:rsid w:val="7EFF7122"/>
    <w:rsid w:val="7F7529C8"/>
    <w:rsid w:val="7F7929C1"/>
    <w:rsid w:val="7F7A2806"/>
    <w:rsid w:val="7FBF388B"/>
    <w:rsid w:val="7FDEC4FE"/>
    <w:rsid w:val="9F4989DF"/>
    <w:rsid w:val="AADFCA1B"/>
    <w:rsid w:val="BFFA4D6A"/>
    <w:rsid w:val="BFFDCBAC"/>
    <w:rsid w:val="C33E701E"/>
    <w:rsid w:val="C5EFFFD8"/>
    <w:rsid w:val="CE8F1675"/>
    <w:rsid w:val="E6AB41EF"/>
    <w:rsid w:val="F0FEB568"/>
    <w:rsid w:val="F7EF2A81"/>
    <w:rsid w:val="F7FFAF9E"/>
    <w:rsid w:val="F7FFFCC3"/>
    <w:rsid w:val="F9DAABBF"/>
    <w:rsid w:val="FCD3E8D8"/>
    <w:rsid w:val="FDD9BF20"/>
    <w:rsid w:val="FDEF571F"/>
    <w:rsid w:val="FEDB358D"/>
    <w:rsid w:val="FF0F6D7C"/>
    <w:rsid w:val="FFBF912C"/>
    <w:rsid w:val="FFDE3FE8"/>
    <w:rsid w:val="FFDFC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qFormat/>
    <w:uiPriority w:val="0"/>
    <w:pPr>
      <w:keepNext/>
      <w:keepLines/>
      <w:numPr>
        <w:ilvl w:val="6"/>
        <w:numId w:val="1"/>
      </w:numPr>
      <w:spacing w:before="240" w:after="64" w:line="317" w:lineRule="auto"/>
      <w:outlineLvl w:val="6"/>
    </w:pPr>
    <w:rPr>
      <w:b/>
      <w:sz w:val="24"/>
    </w:rPr>
  </w:style>
  <w:style w:type="paragraph" w:styleId="9">
    <w:name w:val="heading 8"/>
    <w:basedOn w:val="1"/>
    <w:next w:val="1"/>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17" w:lineRule="auto"/>
      <w:outlineLvl w:val="8"/>
    </w:pPr>
    <w:rPr>
      <w:rFonts w:ascii="Arial" w:hAnsi="Arial" w:eastAsia="黑体"/>
    </w:rPr>
  </w:style>
  <w:style w:type="character" w:default="1" w:styleId="26">
    <w:name w:val="Default Paragraph Font"/>
    <w:unhideWhenUsed/>
    <w:qFormat/>
    <w:uiPriority w:val="1"/>
  </w:style>
  <w:style w:type="table" w:default="1" w:styleId="30">
    <w:name w:val="Normal Table"/>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1260"/>
      <w:jc w:val="left"/>
    </w:pPr>
    <w:rPr>
      <w:rFonts w:ascii="DengXian" w:eastAsia="DengXian"/>
      <w:sz w:val="20"/>
    </w:rPr>
  </w:style>
  <w:style w:type="paragraph" w:styleId="12">
    <w:name w:val="annotation text"/>
    <w:basedOn w:val="1"/>
    <w:qFormat/>
    <w:uiPriority w:val="0"/>
    <w:pPr>
      <w:jc w:val="left"/>
    </w:pPr>
  </w:style>
  <w:style w:type="paragraph" w:styleId="13">
    <w:name w:val="Body Text"/>
    <w:basedOn w:val="1"/>
    <w:qFormat/>
    <w:uiPriority w:val="0"/>
    <w:rPr>
      <w:color w:val="000000"/>
      <w:sz w:val="24"/>
    </w:rPr>
  </w:style>
  <w:style w:type="paragraph" w:styleId="14">
    <w:name w:val="toc 5"/>
    <w:basedOn w:val="1"/>
    <w:next w:val="1"/>
    <w:qFormat/>
    <w:uiPriority w:val="0"/>
    <w:pPr>
      <w:ind w:left="840"/>
      <w:jc w:val="left"/>
    </w:pPr>
    <w:rPr>
      <w:rFonts w:ascii="DengXian" w:eastAsia="DengXian"/>
      <w:sz w:val="20"/>
    </w:rPr>
  </w:style>
  <w:style w:type="paragraph" w:styleId="15">
    <w:name w:val="toc 3"/>
    <w:basedOn w:val="1"/>
    <w:next w:val="1"/>
    <w:qFormat/>
    <w:uiPriority w:val="39"/>
    <w:pPr>
      <w:ind w:left="420"/>
      <w:jc w:val="left"/>
    </w:pPr>
    <w:rPr>
      <w:rFonts w:ascii="DengXian" w:eastAsia="DengXian"/>
      <w:sz w:val="20"/>
    </w:rPr>
  </w:style>
  <w:style w:type="paragraph" w:styleId="16">
    <w:name w:val="toc 8"/>
    <w:basedOn w:val="1"/>
    <w:next w:val="1"/>
    <w:qFormat/>
    <w:uiPriority w:val="0"/>
    <w:pPr>
      <w:ind w:left="1470"/>
      <w:jc w:val="left"/>
    </w:pPr>
    <w:rPr>
      <w:rFonts w:ascii="DengXian" w:eastAsia="DengXian"/>
      <w:sz w:val="20"/>
    </w:rPr>
  </w:style>
  <w:style w:type="paragraph" w:styleId="17">
    <w:name w:val="Date"/>
    <w:basedOn w:val="1"/>
    <w:next w:val="1"/>
    <w:qFormat/>
    <w:uiPriority w:val="0"/>
    <w:pPr>
      <w:ind w:left="100" w:leftChars="2500"/>
    </w:pPr>
    <w:rPr>
      <w:sz w:val="24"/>
    </w:rPr>
  </w:style>
  <w:style w:type="paragraph" w:styleId="18">
    <w:name w:val="Balloon Text"/>
    <w:basedOn w:val="1"/>
    <w:link w:val="32"/>
    <w:qFormat/>
    <w:uiPriority w:val="0"/>
    <w:rPr>
      <w:sz w:val="18"/>
      <w:szCs w:val="18"/>
    </w:rPr>
  </w:style>
  <w:style w:type="paragraph" w:styleId="19">
    <w:name w:val="footer"/>
    <w:basedOn w:val="1"/>
    <w:qFormat/>
    <w:uiPriority w:val="0"/>
    <w:pPr>
      <w:tabs>
        <w:tab w:val="center" w:pos="4153"/>
        <w:tab w:val="right" w:pos="8306"/>
      </w:tabs>
      <w:snapToGrid w:val="0"/>
      <w:jc w:val="left"/>
    </w:pPr>
    <w:rPr>
      <w:sz w:val="18"/>
    </w:rPr>
  </w:style>
  <w:style w:type="paragraph" w:styleId="20">
    <w:name w:val="header"/>
    <w:basedOn w:val="1"/>
    <w:qFormat/>
    <w:uiPriority w:val="0"/>
    <w:pPr>
      <w:pBdr>
        <w:bottom w:val="single" w:color="auto" w:sz="6" w:space="1"/>
      </w:pBdr>
      <w:tabs>
        <w:tab w:val="center" w:pos="4153"/>
        <w:tab w:val="right" w:pos="8306"/>
      </w:tabs>
      <w:snapToGrid w:val="0"/>
      <w:jc w:val="center"/>
    </w:pPr>
    <w:rPr>
      <w:sz w:val="18"/>
    </w:rPr>
  </w:style>
  <w:style w:type="paragraph" w:styleId="21">
    <w:name w:val="toc 1"/>
    <w:basedOn w:val="1"/>
    <w:next w:val="1"/>
    <w:qFormat/>
    <w:uiPriority w:val="39"/>
    <w:pPr>
      <w:spacing w:before="240" w:after="120"/>
      <w:jc w:val="left"/>
    </w:pPr>
    <w:rPr>
      <w:rFonts w:ascii="DengXian" w:eastAsia="DengXian"/>
      <w:b/>
      <w:bCs/>
      <w:sz w:val="20"/>
    </w:rPr>
  </w:style>
  <w:style w:type="paragraph" w:styleId="22">
    <w:name w:val="toc 4"/>
    <w:basedOn w:val="1"/>
    <w:next w:val="1"/>
    <w:qFormat/>
    <w:uiPriority w:val="0"/>
    <w:pPr>
      <w:ind w:left="630"/>
      <w:jc w:val="left"/>
    </w:pPr>
    <w:rPr>
      <w:rFonts w:ascii="DengXian" w:eastAsia="DengXian"/>
      <w:sz w:val="20"/>
    </w:rPr>
  </w:style>
  <w:style w:type="paragraph" w:styleId="23">
    <w:name w:val="toc 6"/>
    <w:basedOn w:val="1"/>
    <w:next w:val="1"/>
    <w:qFormat/>
    <w:uiPriority w:val="0"/>
    <w:pPr>
      <w:ind w:left="1050"/>
      <w:jc w:val="left"/>
    </w:pPr>
    <w:rPr>
      <w:rFonts w:ascii="DengXian" w:eastAsia="DengXian"/>
      <w:sz w:val="20"/>
    </w:rPr>
  </w:style>
  <w:style w:type="paragraph" w:styleId="24">
    <w:name w:val="toc 2"/>
    <w:basedOn w:val="1"/>
    <w:next w:val="1"/>
    <w:qFormat/>
    <w:uiPriority w:val="39"/>
    <w:pPr>
      <w:spacing w:before="120"/>
      <w:ind w:left="210"/>
      <w:jc w:val="left"/>
    </w:pPr>
    <w:rPr>
      <w:rFonts w:ascii="DengXian" w:eastAsia="DengXian"/>
      <w:i/>
      <w:iCs/>
      <w:sz w:val="20"/>
    </w:rPr>
  </w:style>
  <w:style w:type="paragraph" w:styleId="25">
    <w:name w:val="toc 9"/>
    <w:basedOn w:val="1"/>
    <w:next w:val="1"/>
    <w:qFormat/>
    <w:uiPriority w:val="0"/>
    <w:pPr>
      <w:ind w:left="1680"/>
      <w:jc w:val="left"/>
    </w:pPr>
    <w:rPr>
      <w:rFonts w:ascii="DengXian" w:eastAsia="DengXian"/>
      <w:sz w:val="20"/>
    </w:rPr>
  </w:style>
  <w:style w:type="character" w:styleId="27">
    <w:name w:val="page number"/>
    <w:qFormat/>
    <w:uiPriority w:val="0"/>
  </w:style>
  <w:style w:type="character" w:styleId="28">
    <w:name w:val="Hyperlink"/>
    <w:qFormat/>
    <w:uiPriority w:val="99"/>
    <w:rPr>
      <w:color w:val="0000FF"/>
      <w:u w:val="single"/>
    </w:rPr>
  </w:style>
  <w:style w:type="character" w:styleId="29">
    <w:name w:val="annotation reference"/>
    <w:basedOn w:val="26"/>
    <w:qFormat/>
    <w:uiPriority w:val="0"/>
    <w:rPr>
      <w:sz w:val="21"/>
      <w:szCs w:val="21"/>
    </w:rPr>
  </w:style>
  <w:style w:type="table" w:styleId="31">
    <w:name w:val="Table Grid"/>
    <w:basedOn w:val="3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2">
    <w:name w:val="批注框文本 字符"/>
    <w:link w:val="18"/>
    <w:qFormat/>
    <w:uiPriority w:val="0"/>
    <w:rPr>
      <w:kern w:val="2"/>
      <w:sz w:val="18"/>
      <w:szCs w:val="18"/>
    </w:rPr>
  </w:style>
  <w:style w:type="paragraph" w:customStyle="1" w:styleId="33">
    <w:name w:val="List Paragraph"/>
    <w:basedOn w:val="1"/>
    <w:qFormat/>
    <w:uiPriority w:val="34"/>
    <w:pPr>
      <w:ind w:firstLine="420" w:firstLineChars="200"/>
    </w:pPr>
  </w:style>
  <w:style w:type="paragraph" w:customStyle="1" w:styleId="34">
    <w:name w:val="TOC 标题1"/>
    <w:basedOn w:val="2"/>
    <w:next w:val="1"/>
    <w:unhideWhenUsed/>
    <w:qFormat/>
    <w:uiPriority w:val="39"/>
    <w:pPr>
      <w:widowControl/>
      <w:numPr>
        <w:numId w:val="0"/>
      </w:numPr>
      <w:spacing w:before="480" w:after="0" w:line="276" w:lineRule="auto"/>
      <w:jc w:val="left"/>
      <w:outlineLvl w:val="9"/>
    </w:pPr>
    <w:rPr>
      <w:rFonts w:ascii="等线 Light" w:hAnsi="等线 Light" w:eastAsia="等线 Light"/>
      <w:bCs/>
      <w:color w:val="2F5496"/>
      <w:kern w:val="0"/>
      <w:sz w:val="28"/>
      <w:szCs w:val="28"/>
    </w:rPr>
  </w:style>
  <w:style w:type="table" w:customStyle="1" w:styleId="35">
    <w:name w:val="网格表 4 - 着色 21"/>
    <w:basedOn w:val="30"/>
    <w:qFormat/>
    <w:uiPriority w:val="49"/>
    <w:tblPr>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Pr>
    <w:tblStylePr w:type="firstRow">
      <w:rPr>
        <w:b/>
        <w:bCs/>
        <w:color w:val="FFFFFF"/>
      </w:rPr>
      <w:tcPr>
        <w:tcBorders>
          <w:top w:val="single" w:color="ED7D31" w:sz="4" w:space="0"/>
          <w:left w:val="single" w:color="ED7D31" w:sz="4" w:space="0"/>
          <w:bottom w:val="single" w:color="ED7D31" w:sz="4" w:space="0"/>
          <w:right w:val="single" w:color="ED7D31" w:sz="4" w:space="0"/>
          <w:insideH w:val="nil"/>
          <w:insideV w:val="nil"/>
        </w:tcBorders>
        <w:shd w:val="clear" w:color="auto" w:fill="ED7D31"/>
      </w:tcPr>
    </w:tblStylePr>
    <w:tblStylePr w:type="lastRow">
      <w:rPr>
        <w:b/>
        <w:bCs/>
      </w:rPr>
      <w:tcPr>
        <w:tcBorders>
          <w:top w:val="double" w:color="ED7D31" w:sz="4" w:space="0"/>
        </w:tcBorders>
      </w:tcPr>
    </w:tblStylePr>
    <w:tblStylePr w:type="firstCol">
      <w:rPr>
        <w:b/>
        <w:bCs/>
      </w:rPr>
    </w:tblStylePr>
    <w:tblStylePr w:type="lastCol">
      <w:rPr>
        <w:b/>
        <w:bCs/>
      </w:rPr>
    </w:tblStylePr>
    <w:tblStylePr w:type="band1Vert">
      <w:tcPr>
        <w:shd w:val="clear" w:color="auto" w:fill="FBE4D5"/>
      </w:tcPr>
    </w:tblStylePr>
    <w:tblStylePr w:type="band1Horz">
      <w:tcPr>
        <w:shd w:val="clear" w:color="auto" w:fill="FBE4D5"/>
      </w:tcPr>
    </w:tblStyle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9.emf"/><Relationship Id="rId23" Type="http://schemas.openxmlformats.org/officeDocument/2006/relationships/oleObject" Target="embeddings/oleObject8.bin"/><Relationship Id="rId22" Type="http://schemas.openxmlformats.org/officeDocument/2006/relationships/image" Target="media/image8.emf"/><Relationship Id="rId21" Type="http://schemas.openxmlformats.org/officeDocument/2006/relationships/oleObject" Target="embeddings/oleObject7.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6.emf"/><Relationship Id="rId17" Type="http://schemas.openxmlformats.org/officeDocument/2006/relationships/oleObject" Target="embeddings/oleObject5.bin"/><Relationship Id="rId16" Type="http://schemas.openxmlformats.org/officeDocument/2006/relationships/image" Target="media/image5.emf"/><Relationship Id="rId15" Type="http://schemas.openxmlformats.org/officeDocument/2006/relationships/oleObject" Target="embeddings/oleObject4.bin"/><Relationship Id="rId14" Type="http://schemas.openxmlformats.org/officeDocument/2006/relationships/image" Target="media/image4.emf"/><Relationship Id="rId13" Type="http://schemas.openxmlformats.org/officeDocument/2006/relationships/oleObject" Target="embeddings/oleObject3.bin"/><Relationship Id="rId12" Type="http://schemas.openxmlformats.org/officeDocument/2006/relationships/image" Target="media/image3.emf"/><Relationship Id="rId11" Type="http://schemas.openxmlformats.org/officeDocument/2006/relationships/oleObject" Target="embeddings/oleObject2.bin"/><Relationship Id="rId10" Type="http://schemas.openxmlformats.org/officeDocument/2006/relationships/image" Target="media/image2.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Kunshan Research Institute,PEC</Company>
  <Pages>14</Pages>
  <Words>1780</Words>
  <Characters>10151</Characters>
  <Lines>84</Lines>
  <Paragraphs>23</Paragraphs>
  <ScaleCrop>false</ScaleCrop>
  <LinksUpToDate>false</LinksUpToDate>
  <CharactersWithSpaces>11908</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标准书</cp:category>
  <dcterms:created xsi:type="dcterms:W3CDTF">2021-12-29T23:22:00Z</dcterms:created>
  <dc:creator>GRD Institute</dc:creator>
  <cp:keywords>标准</cp:keywords>
  <cp:lastModifiedBy>liulijun</cp:lastModifiedBy>
  <cp:lastPrinted>2021-11-23T00:42:00Z</cp:lastPrinted>
  <dcterms:modified xsi:type="dcterms:W3CDTF">2022-01-12T14:43:02Z</dcterms:modified>
  <dc:subject>昆山研究所标准书模板</dc:subject>
  <dc:title>stdbook</dc:title>
  <cp:revision>949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y fmtid="{D5CDD505-2E9C-101B-9397-08002B2CF9AE}" pid="3" name="ICV">
    <vt:lpwstr>EB496D7D653F4A779805B8B64ED71C87</vt:lpwstr>
  </property>
</Properties>
</file>